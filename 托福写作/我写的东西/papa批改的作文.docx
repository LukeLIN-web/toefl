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7"/>
        <w:tblW w:w="2355" w:type="dxa"/>
        <w:jc w:val="right"/>
        <w:shd w:val="clear" w:color="auto" w:fill="78E67E"/>
        <w:tblLayout w:type="fixed"/>
        <w:tblLook w:val="04A0" w:firstRow="1" w:lastRow="0" w:firstColumn="1" w:lastColumn="0" w:noHBand="0" w:noVBand="1"/>
      </w:tblPr>
      <w:tblGrid>
        <w:gridCol w:w="2355"/>
      </w:tblGrid>
      <w:tr w:rsidR="00346F9A" w14:paraId="02B430AE" w14:textId="77777777" w:rsidTr="00325C8A">
        <w:trPr>
          <w:jc w:val="right"/>
        </w:trPr>
        <w:tc>
          <w:tcPr>
            <w:tcW w:w="2349" w:type="dxa"/>
            <w:tcBorders>
              <w:top w:val="single" w:sz="4" w:space="0" w:color="auto"/>
              <w:left w:val="single" w:sz="4" w:space="0" w:color="auto"/>
              <w:bottom w:val="single" w:sz="4" w:space="0" w:color="auto"/>
              <w:right w:val="single" w:sz="4" w:space="0" w:color="auto"/>
            </w:tcBorders>
            <w:shd w:val="clear" w:color="auto" w:fill="78E67E"/>
            <w:hideMark/>
          </w:tcPr>
          <w:p w14:paraId="42BF48ED" w14:textId="77777777" w:rsidR="00346F9A" w:rsidRDefault="00346F9A" w:rsidP="00325C8A">
            <w:pPr>
              <w:rPr>
                <w:b/>
                <w:bCs/>
                <w:sz w:val="28"/>
                <w:szCs w:val="28"/>
                <w:lang w:val="en-PH" w:eastAsia="en-PH"/>
              </w:rPr>
            </w:pPr>
            <w:r>
              <w:rPr>
                <w:bCs/>
                <w:sz w:val="28"/>
                <w:szCs w:val="28"/>
                <w:lang w:val="en-PH" w:eastAsia="en-PH"/>
              </w:rPr>
              <w:t>Revised by:</w:t>
            </w:r>
          </w:p>
          <w:p w14:paraId="3F5D8B42" w14:textId="77777777" w:rsidR="00346F9A" w:rsidRDefault="00346F9A" w:rsidP="00325C8A">
            <w:pPr>
              <w:jc w:val="center"/>
              <w:rPr>
                <w:b/>
                <w:bCs/>
                <w:sz w:val="28"/>
                <w:szCs w:val="28"/>
                <w:lang w:val="en-PH" w:eastAsia="en-PH"/>
              </w:rPr>
            </w:pPr>
            <w:proofErr w:type="spellStart"/>
            <w:r>
              <w:rPr>
                <w:bCs/>
                <w:sz w:val="28"/>
                <w:szCs w:val="28"/>
                <w:lang w:val="en-PH" w:eastAsia="en-PH"/>
              </w:rPr>
              <w:t>Maryfe</w:t>
            </w:r>
            <w:proofErr w:type="spellEnd"/>
          </w:p>
        </w:tc>
      </w:tr>
      <w:tr w:rsidR="00346F9A" w14:paraId="329E97B0" w14:textId="77777777" w:rsidTr="00325C8A">
        <w:trPr>
          <w:jc w:val="right"/>
        </w:trPr>
        <w:tc>
          <w:tcPr>
            <w:tcW w:w="2349" w:type="dxa"/>
            <w:tcBorders>
              <w:top w:val="single" w:sz="4" w:space="0" w:color="auto"/>
              <w:left w:val="single" w:sz="4" w:space="0" w:color="auto"/>
              <w:bottom w:val="single" w:sz="4" w:space="0" w:color="auto"/>
              <w:right w:val="single" w:sz="4" w:space="0" w:color="auto"/>
            </w:tcBorders>
            <w:shd w:val="clear" w:color="auto" w:fill="78E67E"/>
            <w:hideMark/>
          </w:tcPr>
          <w:p w14:paraId="55BC448C" w14:textId="77777777" w:rsidR="00346F9A" w:rsidRDefault="00346F9A" w:rsidP="00325C8A">
            <w:pPr>
              <w:rPr>
                <w:b/>
                <w:bCs/>
                <w:sz w:val="28"/>
                <w:szCs w:val="28"/>
                <w:lang w:val="en-PH" w:eastAsia="en-PH"/>
              </w:rPr>
            </w:pPr>
            <w:r>
              <w:rPr>
                <w:bCs/>
                <w:sz w:val="28"/>
                <w:szCs w:val="28"/>
                <w:lang w:val="en-PH" w:eastAsia="en-PH"/>
              </w:rPr>
              <w:t>Date: 10/14/2021</w:t>
            </w:r>
          </w:p>
        </w:tc>
      </w:tr>
    </w:tbl>
    <w:p w14:paraId="092E09D7" w14:textId="77777777" w:rsidR="00346F9A" w:rsidRDefault="00346F9A" w:rsidP="00346F9A">
      <w:pPr>
        <w:rPr>
          <w:b/>
          <w:bCs/>
          <w:color w:val="548DD4"/>
          <w:sz w:val="28"/>
          <w:szCs w:val="28"/>
        </w:rPr>
      </w:pPr>
    </w:p>
    <w:tbl>
      <w:tblPr>
        <w:tblW w:w="8340" w:type="dxa"/>
        <w:jc w:val="center"/>
        <w:tblLayout w:type="fixed"/>
        <w:tblCellMar>
          <w:top w:w="17" w:type="dxa"/>
          <w:left w:w="34" w:type="dxa"/>
          <w:bottom w:w="17" w:type="dxa"/>
          <w:right w:w="17" w:type="dxa"/>
        </w:tblCellMar>
        <w:tblLook w:val="04A0" w:firstRow="1" w:lastRow="0" w:firstColumn="1" w:lastColumn="0" w:noHBand="0" w:noVBand="1"/>
      </w:tblPr>
      <w:tblGrid>
        <w:gridCol w:w="2987"/>
        <w:gridCol w:w="5353"/>
      </w:tblGrid>
      <w:tr w:rsidR="00346F9A" w14:paraId="0FAA6416" w14:textId="77777777" w:rsidTr="00325C8A">
        <w:trPr>
          <w:gridAfter w:val="1"/>
          <w:wAfter w:w="5350" w:type="dxa"/>
          <w:trHeight w:val="317"/>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78E67E"/>
            <w:vAlign w:val="center"/>
            <w:hideMark/>
          </w:tcPr>
          <w:p w14:paraId="463C3AD9" w14:textId="77777777" w:rsidR="00346F9A" w:rsidRDefault="00346F9A" w:rsidP="00325C8A">
            <w:pPr>
              <w:textAlignment w:val="center"/>
              <w:rPr>
                <w:b/>
                <w:bCs/>
                <w:color w:val="3366FF"/>
                <w:szCs w:val="22"/>
              </w:rPr>
            </w:pPr>
            <w:r>
              <w:rPr>
                <w:rFonts w:hint="eastAsia"/>
                <w:b/>
                <w:bCs/>
                <w:sz w:val="28"/>
                <w:szCs w:val="28"/>
                <w:lang w:val="en-PH"/>
              </w:rPr>
              <w:t>Score and Assessment</w:t>
            </w:r>
          </w:p>
        </w:tc>
      </w:tr>
      <w:tr w:rsidR="00346F9A" w14:paraId="10372CE6"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16CE5DE3" w14:textId="77777777" w:rsidR="00346F9A" w:rsidRDefault="00346F9A" w:rsidP="00325C8A">
            <w:pPr>
              <w:textAlignment w:val="center"/>
              <w:rPr>
                <w:b/>
                <w:bCs/>
                <w:szCs w:val="22"/>
                <w:lang w:val="en-PH"/>
              </w:rPr>
            </w:pPr>
            <w:r>
              <w:rPr>
                <w:rFonts w:hint="eastAsia"/>
                <w:b/>
                <w:bCs/>
                <w:sz w:val="28"/>
                <w:szCs w:val="28"/>
                <w:lang w:val="en-PH"/>
              </w:rPr>
              <w:t>Development</w:t>
            </w:r>
          </w:p>
        </w:tc>
        <w:tc>
          <w:tcPr>
            <w:tcW w:w="5350" w:type="dxa"/>
            <w:tcBorders>
              <w:top w:val="single" w:sz="12" w:space="0" w:color="000000"/>
              <w:left w:val="nil"/>
              <w:bottom w:val="single" w:sz="4" w:space="0" w:color="000000"/>
              <w:right w:val="single" w:sz="12" w:space="0" w:color="000000"/>
            </w:tcBorders>
            <w:shd w:val="clear" w:color="auto" w:fill="F2F2F2" w:themeFill="background1" w:themeFillShade="F2"/>
            <w:vAlign w:val="center"/>
          </w:tcPr>
          <w:p w14:paraId="05F4824B" w14:textId="77777777" w:rsidR="00346F9A" w:rsidRDefault="00346F9A" w:rsidP="00325C8A">
            <w:pPr>
              <w:textAlignment w:val="center"/>
              <w:rPr>
                <w:rFonts w:ascii="Arial" w:hAnsi="Arial" w:cs="Arial"/>
                <w:bCs/>
                <w:sz w:val="22"/>
                <w:szCs w:val="22"/>
              </w:rPr>
            </w:pPr>
          </w:p>
        </w:tc>
      </w:tr>
      <w:tr w:rsidR="00346F9A" w14:paraId="02C1AF19"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2FC22921" w14:textId="77777777" w:rsidR="00346F9A" w:rsidRDefault="00346F9A" w:rsidP="00325C8A">
            <w:pPr>
              <w:textAlignment w:val="center"/>
              <w:rPr>
                <w:color w:val="ED7D31" w:themeColor="accent2"/>
                <w:szCs w:val="22"/>
              </w:rPr>
            </w:pPr>
            <w:r>
              <w:rPr>
                <w:rFonts w:hint="eastAsia"/>
                <w:color w:val="ED7D31" w:themeColor="accent2"/>
              </w:rPr>
              <w:t>Requirements of the task</w:t>
            </w:r>
          </w:p>
        </w:tc>
        <w:tc>
          <w:tcPr>
            <w:tcW w:w="5350" w:type="dxa"/>
            <w:vMerge w:val="restart"/>
            <w:tcBorders>
              <w:top w:val="single" w:sz="12" w:space="0" w:color="000000"/>
              <w:left w:val="nil"/>
              <w:bottom w:val="single" w:sz="4" w:space="0" w:color="000000"/>
              <w:right w:val="single" w:sz="12" w:space="0" w:color="000000"/>
            </w:tcBorders>
            <w:shd w:val="clear" w:color="auto" w:fill="F2F2F2" w:themeFill="background1" w:themeFillShade="F2"/>
            <w:vAlign w:val="center"/>
            <w:hideMark/>
          </w:tcPr>
          <w:p w14:paraId="46B0ABF5" w14:textId="63864B76" w:rsidR="00346F9A" w:rsidRDefault="006050F9" w:rsidP="00325C8A">
            <w:pPr>
              <w:textAlignment w:val="center"/>
              <w:rPr>
                <w:rFonts w:ascii="Arial" w:hAnsi="Arial" w:cs="Arial"/>
                <w:bCs/>
                <w:sz w:val="22"/>
                <w:szCs w:val="22"/>
                <w:lang w:val="en-PH"/>
              </w:rPr>
            </w:pPr>
            <w:r w:rsidRPr="006050F9">
              <w:rPr>
                <w:rFonts w:ascii="Arial" w:hAnsi="Arial" w:cs="Arial"/>
                <w:bCs/>
                <w:sz w:val="22"/>
              </w:rPr>
              <w:t>addresses the topic and task well, though some points may not be fully elaborated</w:t>
            </w:r>
          </w:p>
        </w:tc>
      </w:tr>
      <w:tr w:rsidR="00346F9A" w14:paraId="23635FCC"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5B67046F" w14:textId="77777777" w:rsidR="00346F9A" w:rsidRDefault="00346F9A" w:rsidP="00325C8A">
            <w:pPr>
              <w:textAlignment w:val="center"/>
              <w:rPr>
                <w:color w:val="ED7D31" w:themeColor="accent2"/>
                <w:szCs w:val="22"/>
                <w:lang w:val="en-PH"/>
              </w:rPr>
            </w:pPr>
            <w:r>
              <w:rPr>
                <w:rFonts w:hint="eastAsia"/>
                <w:color w:val="ED7D31" w:themeColor="accent2"/>
                <w:lang w:val="en-PH"/>
              </w:rPr>
              <w:t>Content</w:t>
            </w:r>
          </w:p>
        </w:tc>
        <w:tc>
          <w:tcPr>
            <w:tcW w:w="5355" w:type="dxa"/>
            <w:vMerge/>
            <w:tcBorders>
              <w:top w:val="single" w:sz="12" w:space="0" w:color="000000"/>
              <w:left w:val="nil"/>
              <w:bottom w:val="single" w:sz="4" w:space="0" w:color="000000"/>
              <w:right w:val="single" w:sz="12" w:space="0" w:color="000000"/>
            </w:tcBorders>
            <w:vAlign w:val="center"/>
            <w:hideMark/>
          </w:tcPr>
          <w:p w14:paraId="1A21F291" w14:textId="77777777" w:rsidR="00346F9A" w:rsidRDefault="00346F9A" w:rsidP="00325C8A">
            <w:pPr>
              <w:widowControl/>
              <w:jc w:val="left"/>
              <w:rPr>
                <w:rFonts w:ascii="Arial" w:hAnsi="Arial" w:cs="Arial"/>
                <w:bCs/>
                <w:sz w:val="22"/>
                <w:szCs w:val="22"/>
                <w:lang w:val="en-PH"/>
              </w:rPr>
            </w:pPr>
          </w:p>
        </w:tc>
      </w:tr>
      <w:tr w:rsidR="00346F9A" w14:paraId="7089610B"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365ED4A6" w14:textId="77777777" w:rsidR="00346F9A" w:rsidRDefault="00346F9A" w:rsidP="00325C8A">
            <w:pPr>
              <w:textAlignment w:val="center"/>
              <w:rPr>
                <w:b/>
                <w:bCs/>
                <w:szCs w:val="22"/>
                <w:lang w:val="en-PH"/>
              </w:rPr>
            </w:pPr>
            <w:r>
              <w:rPr>
                <w:rFonts w:hint="eastAsia"/>
                <w:b/>
                <w:bCs/>
                <w:sz w:val="28"/>
                <w:szCs w:val="28"/>
                <w:lang w:val="en-PH"/>
              </w:rPr>
              <w:t>Organization</w:t>
            </w:r>
          </w:p>
        </w:tc>
        <w:tc>
          <w:tcPr>
            <w:tcW w:w="5350" w:type="dxa"/>
            <w:tcBorders>
              <w:top w:val="single" w:sz="12" w:space="0" w:color="000000"/>
              <w:left w:val="nil"/>
              <w:bottom w:val="single" w:sz="4" w:space="0" w:color="000000"/>
              <w:right w:val="single" w:sz="12" w:space="0" w:color="000000"/>
            </w:tcBorders>
            <w:shd w:val="clear" w:color="auto" w:fill="F2F2F2" w:themeFill="background1" w:themeFillShade="F2"/>
            <w:vAlign w:val="center"/>
          </w:tcPr>
          <w:p w14:paraId="6F10BF57" w14:textId="77777777" w:rsidR="00346F9A" w:rsidRDefault="00346F9A" w:rsidP="00325C8A">
            <w:pPr>
              <w:textAlignment w:val="center"/>
              <w:rPr>
                <w:rFonts w:ascii="Arial" w:hAnsi="Arial" w:cs="Arial"/>
                <w:bCs/>
                <w:sz w:val="22"/>
                <w:szCs w:val="22"/>
              </w:rPr>
            </w:pPr>
          </w:p>
        </w:tc>
      </w:tr>
      <w:tr w:rsidR="00346F9A" w14:paraId="1F3D9777"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615CC753" w14:textId="77777777" w:rsidR="00346F9A" w:rsidRDefault="00346F9A" w:rsidP="00325C8A">
            <w:pPr>
              <w:textAlignment w:val="center"/>
              <w:rPr>
                <w:color w:val="ED7D31" w:themeColor="accent2"/>
                <w:szCs w:val="22"/>
              </w:rPr>
            </w:pPr>
            <w:r>
              <w:rPr>
                <w:rFonts w:hint="eastAsia"/>
                <w:color w:val="ED7D31" w:themeColor="accent2"/>
              </w:rPr>
              <w:t>Organization/Progression</w:t>
            </w:r>
          </w:p>
        </w:tc>
        <w:tc>
          <w:tcPr>
            <w:tcW w:w="5350" w:type="dxa"/>
            <w:vMerge w:val="restart"/>
            <w:tcBorders>
              <w:top w:val="single" w:sz="12" w:space="0" w:color="000000"/>
              <w:left w:val="nil"/>
              <w:bottom w:val="single" w:sz="4" w:space="0" w:color="000000"/>
              <w:right w:val="single" w:sz="12" w:space="0" w:color="000000"/>
            </w:tcBorders>
            <w:shd w:val="clear" w:color="auto" w:fill="F2F2F2" w:themeFill="background1" w:themeFillShade="F2"/>
            <w:vAlign w:val="center"/>
            <w:hideMark/>
          </w:tcPr>
          <w:p w14:paraId="3F579D62" w14:textId="77777777" w:rsidR="00346F9A" w:rsidRDefault="00346F9A" w:rsidP="00325C8A">
            <w:pPr>
              <w:rPr>
                <w:rFonts w:cs="Calibri"/>
                <w:color w:val="000000"/>
                <w:sz w:val="22"/>
                <w:szCs w:val="22"/>
              </w:rPr>
            </w:pPr>
            <w:r w:rsidRPr="00E35097">
              <w:rPr>
                <w:rFonts w:cs="Calibri"/>
                <w:color w:val="000000"/>
                <w:sz w:val="22"/>
              </w:rPr>
              <w:t xml:space="preserve">displays unity, progression and coherence though it may contain occasional redundancy, digression or unclear </w:t>
            </w:r>
            <w:r>
              <w:rPr>
                <w:rFonts w:cs="Calibri"/>
                <w:color w:val="000000"/>
                <w:sz w:val="22"/>
              </w:rPr>
              <w:t>ideas</w:t>
            </w:r>
          </w:p>
        </w:tc>
      </w:tr>
      <w:tr w:rsidR="00346F9A" w14:paraId="68E55D64"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18E8620F" w14:textId="77777777" w:rsidR="00346F9A" w:rsidRDefault="00346F9A" w:rsidP="00325C8A">
            <w:pPr>
              <w:textAlignment w:val="center"/>
              <w:rPr>
                <w:color w:val="ED7D31" w:themeColor="accent2"/>
                <w:szCs w:val="22"/>
                <w:lang w:val="en-PH"/>
              </w:rPr>
            </w:pPr>
            <w:r>
              <w:rPr>
                <w:rFonts w:hint="eastAsia"/>
                <w:color w:val="ED7D31" w:themeColor="accent2"/>
                <w:lang w:val="en-PH"/>
              </w:rPr>
              <w:t>Paragraphing</w:t>
            </w:r>
          </w:p>
        </w:tc>
        <w:tc>
          <w:tcPr>
            <w:tcW w:w="5355" w:type="dxa"/>
            <w:vMerge/>
            <w:tcBorders>
              <w:top w:val="single" w:sz="12" w:space="0" w:color="000000"/>
              <w:left w:val="nil"/>
              <w:bottom w:val="single" w:sz="4" w:space="0" w:color="000000"/>
              <w:right w:val="single" w:sz="12" w:space="0" w:color="000000"/>
            </w:tcBorders>
            <w:vAlign w:val="center"/>
            <w:hideMark/>
          </w:tcPr>
          <w:p w14:paraId="2606AB46" w14:textId="77777777" w:rsidR="00346F9A" w:rsidRDefault="00346F9A" w:rsidP="00325C8A">
            <w:pPr>
              <w:widowControl/>
              <w:jc w:val="left"/>
              <w:rPr>
                <w:rFonts w:cs="Calibri"/>
                <w:color w:val="000000"/>
                <w:sz w:val="22"/>
                <w:szCs w:val="22"/>
              </w:rPr>
            </w:pPr>
          </w:p>
        </w:tc>
      </w:tr>
      <w:tr w:rsidR="00346F9A" w14:paraId="16F56FA2"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423CB1AD" w14:textId="77777777" w:rsidR="00346F9A" w:rsidRDefault="00346F9A" w:rsidP="00325C8A">
            <w:pPr>
              <w:textAlignment w:val="center"/>
              <w:rPr>
                <w:color w:val="ED7D31" w:themeColor="accent2"/>
                <w:szCs w:val="22"/>
                <w:lang w:val="en-PH"/>
              </w:rPr>
            </w:pPr>
            <w:r>
              <w:rPr>
                <w:rFonts w:hint="eastAsia"/>
                <w:color w:val="ED7D31" w:themeColor="accent2"/>
                <w:lang w:val="en-PH"/>
              </w:rPr>
              <w:t>Use of cohesive devices</w:t>
            </w:r>
          </w:p>
        </w:tc>
        <w:tc>
          <w:tcPr>
            <w:tcW w:w="5355" w:type="dxa"/>
            <w:vMerge/>
            <w:tcBorders>
              <w:top w:val="single" w:sz="12" w:space="0" w:color="000000"/>
              <w:left w:val="nil"/>
              <w:bottom w:val="single" w:sz="4" w:space="0" w:color="000000"/>
              <w:right w:val="single" w:sz="12" w:space="0" w:color="000000"/>
            </w:tcBorders>
            <w:vAlign w:val="center"/>
            <w:hideMark/>
          </w:tcPr>
          <w:p w14:paraId="2D79065A" w14:textId="77777777" w:rsidR="00346F9A" w:rsidRDefault="00346F9A" w:rsidP="00325C8A">
            <w:pPr>
              <w:widowControl/>
              <w:jc w:val="left"/>
              <w:rPr>
                <w:rFonts w:cs="Calibri"/>
                <w:color w:val="000000"/>
                <w:sz w:val="22"/>
                <w:szCs w:val="22"/>
              </w:rPr>
            </w:pPr>
          </w:p>
        </w:tc>
      </w:tr>
      <w:tr w:rsidR="00346F9A" w14:paraId="294371B5"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60C85186" w14:textId="77777777" w:rsidR="00346F9A" w:rsidRDefault="00346F9A" w:rsidP="00325C8A">
            <w:pPr>
              <w:textAlignment w:val="center"/>
              <w:rPr>
                <w:b/>
                <w:bCs/>
                <w:szCs w:val="22"/>
                <w:lang w:val="en-PH"/>
              </w:rPr>
            </w:pPr>
            <w:r>
              <w:rPr>
                <w:rFonts w:hint="eastAsia"/>
                <w:b/>
                <w:bCs/>
                <w:sz w:val="28"/>
                <w:szCs w:val="28"/>
                <w:lang w:val="en-PH"/>
              </w:rPr>
              <w:t>Language Use</w:t>
            </w:r>
          </w:p>
        </w:tc>
        <w:tc>
          <w:tcPr>
            <w:tcW w:w="5350" w:type="dxa"/>
            <w:tcBorders>
              <w:top w:val="single" w:sz="12" w:space="0" w:color="000000"/>
              <w:left w:val="nil"/>
              <w:bottom w:val="single" w:sz="4" w:space="0" w:color="000000"/>
              <w:right w:val="single" w:sz="12" w:space="0" w:color="000000"/>
            </w:tcBorders>
            <w:shd w:val="clear" w:color="auto" w:fill="F2F2F2" w:themeFill="background1" w:themeFillShade="F2"/>
            <w:vAlign w:val="center"/>
          </w:tcPr>
          <w:p w14:paraId="7FEC59F1" w14:textId="77777777" w:rsidR="00346F9A" w:rsidRDefault="00346F9A" w:rsidP="00325C8A">
            <w:pPr>
              <w:textAlignment w:val="center"/>
              <w:rPr>
                <w:rFonts w:ascii="Arial" w:hAnsi="Arial" w:cs="Arial"/>
                <w:bCs/>
                <w:sz w:val="22"/>
                <w:szCs w:val="22"/>
              </w:rPr>
            </w:pPr>
          </w:p>
        </w:tc>
      </w:tr>
      <w:tr w:rsidR="00346F9A" w14:paraId="3752486C"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1B6DE9AC" w14:textId="77777777" w:rsidR="00346F9A" w:rsidRDefault="00346F9A" w:rsidP="00325C8A">
            <w:pPr>
              <w:textAlignment w:val="center"/>
              <w:rPr>
                <w:color w:val="ED7D31" w:themeColor="accent2"/>
                <w:szCs w:val="22"/>
                <w:lang w:val="en-PH"/>
              </w:rPr>
            </w:pPr>
            <w:r>
              <w:rPr>
                <w:rFonts w:hint="eastAsia"/>
                <w:color w:val="ED7D31" w:themeColor="accent2"/>
                <w:lang w:val="en-PH"/>
              </w:rPr>
              <w:t>Use of lexicons</w:t>
            </w:r>
          </w:p>
        </w:tc>
        <w:tc>
          <w:tcPr>
            <w:tcW w:w="5350" w:type="dxa"/>
            <w:vMerge w:val="restart"/>
            <w:tcBorders>
              <w:top w:val="single" w:sz="12" w:space="0" w:color="000000"/>
              <w:left w:val="nil"/>
              <w:bottom w:val="single" w:sz="4" w:space="0" w:color="000000"/>
              <w:right w:val="single" w:sz="12" w:space="0" w:color="000000"/>
            </w:tcBorders>
            <w:shd w:val="clear" w:color="auto" w:fill="F2F2F2" w:themeFill="background1" w:themeFillShade="F2"/>
            <w:vAlign w:val="center"/>
            <w:hideMark/>
          </w:tcPr>
          <w:p w14:paraId="62AA38CF" w14:textId="46C80B30" w:rsidR="00346F9A" w:rsidRDefault="006050F9" w:rsidP="00325C8A">
            <w:pPr>
              <w:rPr>
                <w:rFonts w:ascii="Arial" w:hAnsi="Arial" w:cs="Arial"/>
                <w:color w:val="000000"/>
                <w:sz w:val="22"/>
                <w:szCs w:val="22"/>
              </w:rPr>
            </w:pPr>
            <w:r w:rsidRPr="006050F9">
              <w:rPr>
                <w:rFonts w:ascii="Arial" w:hAnsi="Arial" w:cs="Arial"/>
                <w:color w:val="000000"/>
                <w:sz w:val="22"/>
              </w:rPr>
              <w:t>displays facility in the use of language, demonstrating syntactic variety and range of vocabulary though it will probably have occasional minor errors in structure, word form or use of idiomatic language that do not interfere with meaning</w:t>
            </w:r>
          </w:p>
        </w:tc>
      </w:tr>
      <w:tr w:rsidR="00346F9A" w14:paraId="782ECDD6" w14:textId="77777777" w:rsidTr="00325C8A">
        <w:trPr>
          <w:trHeight w:val="315"/>
          <w:jc w:val="center"/>
        </w:trPr>
        <w:tc>
          <w:tcPr>
            <w:tcW w:w="2986" w:type="dxa"/>
            <w:tcBorders>
              <w:top w:val="single" w:sz="12" w:space="0" w:color="000000"/>
              <w:left w:val="single" w:sz="12" w:space="0" w:color="000000"/>
              <w:bottom w:val="single" w:sz="4" w:space="0" w:color="000000"/>
              <w:right w:val="single" w:sz="4" w:space="0" w:color="000000"/>
            </w:tcBorders>
            <w:shd w:val="clear" w:color="auto" w:fill="D9D9D9"/>
            <w:vAlign w:val="center"/>
            <w:hideMark/>
          </w:tcPr>
          <w:p w14:paraId="6AB12E4C" w14:textId="77777777" w:rsidR="00346F9A" w:rsidRDefault="00346F9A" w:rsidP="00325C8A">
            <w:pPr>
              <w:textAlignment w:val="center"/>
              <w:rPr>
                <w:color w:val="ED7D31" w:themeColor="accent2"/>
                <w:szCs w:val="22"/>
                <w:lang w:val="en-PH"/>
              </w:rPr>
            </w:pPr>
            <w:r>
              <w:rPr>
                <w:rFonts w:hint="eastAsia"/>
                <w:color w:val="ED7D31" w:themeColor="accent2"/>
                <w:lang w:val="en-PH"/>
              </w:rPr>
              <w:t>Use of Grammar</w:t>
            </w:r>
          </w:p>
        </w:tc>
        <w:tc>
          <w:tcPr>
            <w:tcW w:w="5355" w:type="dxa"/>
            <w:vMerge/>
            <w:tcBorders>
              <w:top w:val="single" w:sz="12" w:space="0" w:color="000000"/>
              <w:left w:val="nil"/>
              <w:bottom w:val="single" w:sz="4" w:space="0" w:color="000000"/>
              <w:right w:val="single" w:sz="12" w:space="0" w:color="000000"/>
            </w:tcBorders>
            <w:vAlign w:val="center"/>
            <w:hideMark/>
          </w:tcPr>
          <w:p w14:paraId="2A4A1C5C" w14:textId="77777777" w:rsidR="00346F9A" w:rsidRDefault="00346F9A" w:rsidP="00325C8A">
            <w:pPr>
              <w:widowControl/>
              <w:jc w:val="left"/>
              <w:rPr>
                <w:rFonts w:ascii="Arial" w:hAnsi="Arial" w:cs="Arial"/>
                <w:color w:val="000000"/>
                <w:sz w:val="22"/>
                <w:szCs w:val="22"/>
              </w:rPr>
            </w:pPr>
          </w:p>
        </w:tc>
      </w:tr>
      <w:tr w:rsidR="00346F9A" w14:paraId="5625E747" w14:textId="77777777" w:rsidTr="00325C8A">
        <w:trPr>
          <w:trHeight w:val="315"/>
          <w:jc w:val="center"/>
        </w:trPr>
        <w:tc>
          <w:tcPr>
            <w:tcW w:w="2986" w:type="dxa"/>
            <w:tcBorders>
              <w:top w:val="nil"/>
              <w:left w:val="single" w:sz="4" w:space="0" w:color="000000"/>
              <w:bottom w:val="single" w:sz="4" w:space="0" w:color="000000"/>
              <w:right w:val="single" w:sz="4" w:space="0" w:color="000000"/>
            </w:tcBorders>
            <w:shd w:val="clear" w:color="auto" w:fill="D8D8D8" w:themeFill="background1" w:themeFillShade="D8"/>
            <w:vAlign w:val="center"/>
            <w:hideMark/>
          </w:tcPr>
          <w:p w14:paraId="369B7178" w14:textId="77777777" w:rsidR="00346F9A" w:rsidRDefault="00346F9A" w:rsidP="00325C8A">
            <w:pPr>
              <w:textAlignment w:val="center"/>
              <w:rPr>
                <w:b/>
                <w:bCs/>
                <w:color w:val="FF0000"/>
                <w:sz w:val="32"/>
                <w:szCs w:val="32"/>
                <w:lang w:val="en-PH"/>
              </w:rPr>
            </w:pPr>
            <w:r>
              <w:rPr>
                <w:rFonts w:hint="eastAsia"/>
                <w:b/>
                <w:bCs/>
                <w:color w:val="FF0000"/>
                <w:sz w:val="32"/>
                <w:szCs w:val="32"/>
                <w:lang w:val="en-PH"/>
              </w:rPr>
              <w:t>Band Score</w:t>
            </w:r>
          </w:p>
        </w:tc>
        <w:tc>
          <w:tcPr>
            <w:tcW w:w="5350" w:type="dxa"/>
            <w:tcBorders>
              <w:top w:val="nil"/>
              <w:left w:val="nil"/>
              <w:bottom w:val="single" w:sz="4" w:space="0" w:color="000000"/>
              <w:right w:val="single" w:sz="4" w:space="0" w:color="000000"/>
            </w:tcBorders>
            <w:vAlign w:val="center"/>
            <w:hideMark/>
          </w:tcPr>
          <w:p w14:paraId="045CE3A3" w14:textId="77777777" w:rsidR="00346F9A" w:rsidRDefault="00346F9A" w:rsidP="00325C8A">
            <w:pPr>
              <w:rPr>
                <w:b/>
                <w:bCs/>
                <w:color w:val="FF0000"/>
                <w:sz w:val="32"/>
                <w:szCs w:val="32"/>
                <w:lang w:val="en-PH"/>
              </w:rPr>
            </w:pPr>
            <w:r>
              <w:rPr>
                <w:b/>
                <w:bCs/>
                <w:color w:val="FF0000"/>
                <w:sz w:val="32"/>
                <w:szCs w:val="32"/>
                <w:lang w:val="en-PH"/>
              </w:rPr>
              <w:t>4.0- 25</w:t>
            </w:r>
          </w:p>
          <w:p w14:paraId="7A958BEC" w14:textId="77777777" w:rsidR="00346F9A" w:rsidRDefault="00346F9A" w:rsidP="00325C8A">
            <w:pPr>
              <w:rPr>
                <w:b/>
                <w:bCs/>
                <w:color w:val="FF0000"/>
                <w:sz w:val="32"/>
                <w:szCs w:val="32"/>
                <w:lang w:val="en-PH"/>
              </w:rPr>
            </w:pPr>
            <w:r>
              <w:rPr>
                <w:rFonts w:hint="eastAsia"/>
                <w:b/>
                <w:bCs/>
                <w:color w:val="FF0000"/>
                <w:sz w:val="22"/>
                <w:szCs w:val="32"/>
                <w:lang w:val="en-PH"/>
              </w:rPr>
              <w:t>This is the RAW score for one of the two writing test only. To get the overall score (0-30), add the RAW SCORES for integrated and independent writing, then check the scaled TOEFL writing score.</w:t>
            </w:r>
          </w:p>
        </w:tc>
      </w:tr>
    </w:tbl>
    <w:p w14:paraId="07266317" w14:textId="77777777" w:rsidR="00346F9A" w:rsidRDefault="00346F9A" w:rsidP="00346F9A">
      <w:pPr>
        <w:rPr>
          <w:szCs w:val="22"/>
          <w:lang w:val="en-PH"/>
        </w:rPr>
      </w:pPr>
    </w:p>
    <w:p w14:paraId="66B42A17" w14:textId="77777777" w:rsidR="00346F9A" w:rsidRDefault="00346F9A" w:rsidP="00346F9A">
      <w:pPr>
        <w:rPr>
          <w:b/>
          <w:bCs/>
          <w:color w:val="FF0000"/>
        </w:rPr>
      </w:pPr>
      <w:r>
        <w:rPr>
          <w:rFonts w:hint="eastAsia"/>
          <w:b/>
          <w:bCs/>
          <w:color w:val="FF0000"/>
        </w:rPr>
        <w:t>* Note that the computation of score is round down.</w:t>
      </w:r>
    </w:p>
    <w:p w14:paraId="28BFB229" w14:textId="77777777" w:rsidR="00346F9A" w:rsidRDefault="00346F9A" w:rsidP="00346F9A">
      <w:pPr>
        <w:widowControl/>
        <w:jc w:val="left"/>
        <w:rPr>
          <w:noProof/>
          <w:kern w:val="0"/>
          <w:lang w:val="en-PH" w:eastAsia="en-PH"/>
        </w:rPr>
      </w:pPr>
      <w:r>
        <w:rPr>
          <w:noProof/>
          <w:kern w:val="0"/>
          <w:lang w:val="en-PH" w:eastAsia="en-PH"/>
        </w:rPr>
        <w:br w:type="page"/>
      </w:r>
    </w:p>
    <w:p w14:paraId="5D22A7C2" w14:textId="77777777" w:rsidR="00346F9A" w:rsidRDefault="00346F9A" w:rsidP="00346F9A">
      <w:pPr>
        <w:widowControl/>
        <w:jc w:val="left"/>
        <w:rPr>
          <w:noProof/>
          <w:kern w:val="0"/>
          <w:lang w:val="en-PH" w:eastAsia="en-PH"/>
        </w:rPr>
      </w:pPr>
    </w:p>
    <w:p w14:paraId="158AA7A7" w14:textId="77777777" w:rsidR="00346F9A" w:rsidRDefault="00346F9A" w:rsidP="00346F9A">
      <w:pPr>
        <w:rPr>
          <w:rFonts w:ascii="Times New Roman" w:hAnsi="Times New Roman" w:cs="Times New Roman"/>
          <w:b/>
          <w:bCs/>
          <w:color w:val="ED7D31" w:themeColor="accent2"/>
          <w:sz w:val="28"/>
          <w:szCs w:val="28"/>
          <w:lang w:val="en-PH"/>
        </w:rPr>
      </w:pPr>
      <w:r>
        <w:rPr>
          <w:noProof/>
          <w:kern w:val="0"/>
        </w:rPr>
        <w:drawing>
          <wp:inline distT="0" distB="0" distL="0" distR="0" wp14:anchorId="6FF21AE6" wp14:editId="35FEE9D5">
            <wp:extent cx="4486275" cy="241319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4116" cy="2412034"/>
                    </a:xfrm>
                    <a:prstGeom prst="rect">
                      <a:avLst/>
                    </a:prstGeom>
                    <a:noFill/>
                    <a:ln>
                      <a:noFill/>
                    </a:ln>
                  </pic:spPr>
                </pic:pic>
              </a:graphicData>
            </a:graphic>
          </wp:inline>
        </w:drawing>
      </w:r>
    </w:p>
    <w:p w14:paraId="034E73E9" w14:textId="77777777" w:rsidR="00AC77C6" w:rsidRDefault="00AC77C6">
      <w:pPr>
        <w:rPr>
          <w:rFonts w:ascii="Times New Roman" w:hAnsi="Times New Roman" w:cs="Times New Roman"/>
          <w:b/>
          <w:bCs/>
          <w:color w:val="ED7D31" w:themeColor="accent2"/>
          <w:sz w:val="28"/>
          <w:szCs w:val="28"/>
          <w:lang w:val="en-PH"/>
        </w:rPr>
      </w:pPr>
    </w:p>
    <w:p w14:paraId="73C154A2" w14:textId="77777777" w:rsidR="00AC77C6" w:rsidRDefault="00A6389E">
      <w:pPr>
        <w:rPr>
          <w:rFonts w:ascii="Times New Roman" w:hAnsi="Times New Roman" w:cs="Times New Roman"/>
          <w:b/>
          <w:bCs/>
          <w:color w:val="ED7D31" w:themeColor="accent2"/>
          <w:sz w:val="28"/>
          <w:szCs w:val="28"/>
          <w:lang w:val="en-PH"/>
        </w:rPr>
      </w:pPr>
      <w:r>
        <w:rPr>
          <w:rFonts w:ascii="Times New Roman" w:hAnsi="Times New Roman" w:cs="Times New Roman"/>
          <w:b/>
          <w:bCs/>
          <w:color w:val="ED7D31" w:themeColor="accent2"/>
          <w:sz w:val="28"/>
          <w:szCs w:val="28"/>
          <w:lang w:val="en-PH"/>
        </w:rPr>
        <w:br w:type="page"/>
      </w:r>
    </w:p>
    <w:p w14:paraId="5AD8C463" w14:textId="77777777" w:rsidR="00AC77C6" w:rsidRDefault="00A6389E">
      <w:pPr>
        <w:rPr>
          <w:rFonts w:ascii="Times New Roman" w:hAnsi="Times New Roman" w:cs="Times New Roman"/>
          <w:b/>
          <w:bCs/>
          <w:color w:val="ED7D31" w:themeColor="accent2"/>
          <w:sz w:val="28"/>
          <w:szCs w:val="28"/>
          <w:lang w:val="en-PH"/>
        </w:rPr>
      </w:pPr>
      <w:r>
        <w:rPr>
          <w:rFonts w:ascii="Times New Roman" w:hAnsi="Times New Roman" w:cs="Times New Roman"/>
          <w:b/>
          <w:bCs/>
          <w:color w:val="ED7D31" w:themeColor="accent2"/>
          <w:sz w:val="28"/>
          <w:szCs w:val="28"/>
          <w:lang w:val="en-PH"/>
        </w:rPr>
        <w:lastRenderedPageBreak/>
        <w:t xml:space="preserve">TASK: </w:t>
      </w:r>
    </w:p>
    <w:p w14:paraId="48F2EC58" w14:textId="77777777" w:rsidR="00AC77C6" w:rsidRDefault="00AC77C6">
      <w:pPr>
        <w:pStyle w:val="headingtitle"/>
      </w:pPr>
      <w:bookmarkStart w:id="0" w:name="_Toc1"/>
    </w:p>
    <w:bookmarkEnd w:id="0"/>
    <w:p w14:paraId="2A61D8C4" w14:textId="77777777" w:rsidR="00AC77C6" w:rsidRDefault="00A6389E">
      <w:pPr>
        <w:rPr>
          <w:rFonts w:ascii="Times New Roman" w:eastAsia="宋体" w:hAnsi="Times New Roman" w:cs="Times New Roman"/>
          <w:color w:val="002060"/>
          <w:sz w:val="24"/>
          <w:shd w:val="clear" w:color="auto" w:fill="FFFFFF"/>
        </w:rPr>
      </w:pPr>
      <w:r>
        <w:rPr>
          <w:rFonts w:ascii="Times New Roman" w:eastAsia="宋体" w:hAnsi="Times New Roman" w:cs="Times New Roman" w:hint="eastAsia"/>
          <w:color w:val="002060"/>
          <w:sz w:val="24"/>
          <w:shd w:val="clear" w:color="auto" w:fill="FFFFFF"/>
        </w:rPr>
        <w:t>Some parents offer their school-age children money for each high grade (mark) they get in school. Do you think this is a good idea?</w:t>
      </w:r>
      <w:r>
        <w:rPr>
          <w:rFonts w:ascii="Times New Roman" w:eastAsia="宋体" w:hAnsi="Times New Roman" w:cs="Times New Roman" w:hint="eastAsia"/>
          <w:color w:val="002060"/>
          <w:sz w:val="24"/>
          <w:shd w:val="clear" w:color="auto" w:fill="FFFFFF"/>
        </w:rPr>
        <w:br/>
        <w:t>Use specific reasons and examples to support your answer.</w:t>
      </w:r>
    </w:p>
    <w:p w14:paraId="06C5A728" w14:textId="77777777" w:rsidR="00AC77C6" w:rsidRDefault="00AC77C6">
      <w:pPr>
        <w:rPr>
          <w:rFonts w:ascii="Times New Roman" w:eastAsia="宋体" w:hAnsi="Times New Roman" w:cs="Times New Roman"/>
          <w:color w:val="002060"/>
          <w:sz w:val="24"/>
          <w:shd w:val="clear" w:color="auto" w:fill="FFFFFF"/>
        </w:rPr>
      </w:pPr>
    </w:p>
    <w:p w14:paraId="67AA55BD" w14:textId="77777777" w:rsidR="00AC77C6" w:rsidRDefault="00AC77C6">
      <w:pPr>
        <w:rPr>
          <w:rFonts w:ascii="Times New Roman" w:eastAsia="宋体" w:hAnsi="Times New Roman" w:cs="Times New Roman"/>
          <w:color w:val="002060"/>
          <w:sz w:val="24"/>
          <w:shd w:val="clear" w:color="auto" w:fill="FFFFFF"/>
        </w:rPr>
      </w:pPr>
    </w:p>
    <w:tbl>
      <w:tblPr>
        <w:tblStyle w:val="a7"/>
        <w:tblW w:w="8400" w:type="dxa"/>
        <w:tblLayout w:type="fixed"/>
        <w:tblLook w:val="04A0" w:firstRow="1" w:lastRow="0" w:firstColumn="1" w:lastColumn="0" w:noHBand="0" w:noVBand="1"/>
      </w:tblPr>
      <w:tblGrid>
        <w:gridCol w:w="2619"/>
        <w:gridCol w:w="5781"/>
      </w:tblGrid>
      <w:tr w:rsidR="00AC77C6" w14:paraId="2711EE0D" w14:textId="77777777">
        <w:trPr>
          <w:gridAfter w:val="1"/>
          <w:wAfter w:w="5781" w:type="dxa"/>
        </w:trPr>
        <w:tc>
          <w:tcPr>
            <w:tcW w:w="2619" w:type="dxa"/>
            <w:shd w:val="clear" w:color="auto" w:fill="0A8407"/>
          </w:tcPr>
          <w:p w14:paraId="0CA813F2" w14:textId="77777777" w:rsidR="00AC77C6" w:rsidRDefault="00A6389E">
            <w:pPr>
              <w:jc w:val="left"/>
              <w:rPr>
                <w:rFonts w:ascii="Times New Roman" w:hAnsi="Times New Roman" w:cs="Times New Roman"/>
                <w:color w:val="000000" w:themeColor="text1"/>
                <w:sz w:val="24"/>
                <w:lang w:val="en-PH"/>
              </w:rPr>
            </w:pPr>
            <w:r>
              <w:rPr>
                <w:rFonts w:ascii="Times New Roman" w:hAnsi="Times New Roman" w:cs="Times New Roman"/>
                <w:b/>
                <w:bCs/>
                <w:sz w:val="24"/>
                <w:lang w:val="en-PH"/>
              </w:rPr>
              <w:t>Task Analysis</w:t>
            </w:r>
          </w:p>
        </w:tc>
      </w:tr>
      <w:tr w:rsidR="00AC77C6" w14:paraId="3CFE2E15" w14:textId="77777777">
        <w:tc>
          <w:tcPr>
            <w:tcW w:w="2619" w:type="dxa"/>
            <w:shd w:val="clear" w:color="auto" w:fill="5DF359"/>
          </w:tcPr>
          <w:p w14:paraId="75E638F8" w14:textId="77777777" w:rsidR="00AC77C6" w:rsidRDefault="00A6389E">
            <w:pPr>
              <w:jc w:val="left"/>
              <w:rPr>
                <w:rFonts w:ascii="Times New Roman" w:hAnsi="Times New Roman" w:cs="Times New Roman"/>
                <w:color w:val="000000" w:themeColor="text1"/>
                <w:sz w:val="24"/>
                <w:lang w:val="en-PH"/>
              </w:rPr>
            </w:pPr>
            <w:r>
              <w:rPr>
                <w:rFonts w:ascii="Times New Roman" w:hAnsi="Times New Roman" w:cs="Times New Roman"/>
                <w:color w:val="000000" w:themeColor="text1"/>
                <w:sz w:val="24"/>
                <w:lang w:val="en-PH"/>
              </w:rPr>
              <w:t>What the task is asking for</w:t>
            </w:r>
          </w:p>
        </w:tc>
        <w:tc>
          <w:tcPr>
            <w:tcW w:w="5781" w:type="dxa"/>
            <w:shd w:val="clear" w:color="auto" w:fill="5DF359"/>
          </w:tcPr>
          <w:p w14:paraId="1C24708A" w14:textId="77777777" w:rsidR="00AC77C6" w:rsidRDefault="005C6CF6">
            <w:pPr>
              <w:jc w:val="left"/>
              <w:rPr>
                <w:rFonts w:ascii="Times New Roman" w:hAnsi="Times New Roman" w:cs="Times New Roman"/>
                <w:bCs/>
                <w:sz w:val="24"/>
                <w:lang w:val="en-PH"/>
              </w:rPr>
            </w:pPr>
            <w:r w:rsidRPr="005C6CF6">
              <w:rPr>
                <w:rFonts w:ascii="Times New Roman" w:hAnsi="Times New Roman" w:cs="Times New Roman"/>
                <w:bCs/>
                <w:sz w:val="24"/>
                <w:lang w:val="en-PH"/>
              </w:rPr>
              <w:t>Discuss whether or not it is a good idea for parent to offer their children money for each high grade (mark) they get in school.</w:t>
            </w:r>
          </w:p>
        </w:tc>
      </w:tr>
    </w:tbl>
    <w:p w14:paraId="7E3AAE32" w14:textId="77777777" w:rsidR="00AC77C6" w:rsidRDefault="00AC77C6">
      <w:pPr>
        <w:rPr>
          <w:rFonts w:ascii="Times New Roman" w:hAnsi="Times New Roman" w:cs="Times New Roman"/>
          <w:b/>
          <w:bCs/>
          <w:color w:val="FF0000"/>
          <w:sz w:val="22"/>
          <w:szCs w:val="22"/>
        </w:rPr>
      </w:pPr>
    </w:p>
    <w:p w14:paraId="2C39BAD0" w14:textId="77777777" w:rsidR="00AC77C6" w:rsidRDefault="00A6389E">
      <w:pPr>
        <w:rPr>
          <w:rFonts w:ascii="Times New Roman" w:hAnsi="Times New Roman" w:cs="Times New Roman"/>
          <w:b/>
          <w:bCs/>
          <w:color w:val="ED7D31" w:themeColor="accent2"/>
          <w:sz w:val="28"/>
          <w:szCs w:val="28"/>
          <w:lang w:val="en-PH"/>
        </w:rPr>
      </w:pPr>
      <w:r>
        <w:rPr>
          <w:rFonts w:ascii="Times New Roman" w:hAnsi="Times New Roman" w:cs="Times New Roman"/>
          <w:b/>
          <w:bCs/>
          <w:color w:val="ED7D31" w:themeColor="accent2"/>
          <w:sz w:val="28"/>
          <w:szCs w:val="28"/>
          <w:lang w:val="en-PH"/>
        </w:rPr>
        <w:t>Essay:</w:t>
      </w:r>
    </w:p>
    <w:p w14:paraId="3DC080C6" w14:textId="77777777" w:rsidR="00AC77C6" w:rsidRDefault="00AC77C6">
      <w:pPr>
        <w:rPr>
          <w:rFonts w:ascii="Times New Roman" w:hAnsi="Times New Roman" w:cs="Times New Roman"/>
          <w:sz w:val="24"/>
          <w:lang w:val="en-PH"/>
        </w:rPr>
      </w:pPr>
    </w:p>
    <w:p w14:paraId="2AA156A1" w14:textId="77777777" w:rsidR="000C5B1C" w:rsidRDefault="00A6389E">
      <w:pPr>
        <w:rPr>
          <w:rFonts w:ascii="Times New Roman" w:eastAsia="宋体" w:hAnsi="Times New Roman" w:cs="Times New Roman"/>
          <w:color w:val="002060"/>
          <w:sz w:val="24"/>
          <w:shd w:val="clear" w:color="auto" w:fill="FFFFFF"/>
        </w:rPr>
      </w:pPr>
      <w:commentRangeStart w:id="1"/>
      <w:r w:rsidRPr="00FE2189">
        <w:rPr>
          <w:rFonts w:ascii="Times New Roman" w:eastAsia="宋体" w:hAnsi="Times New Roman" w:cs="Times New Roman" w:hint="eastAsia"/>
          <w:strike/>
          <w:color w:val="FF0000"/>
          <w:sz w:val="24"/>
          <w:shd w:val="clear" w:color="auto" w:fill="FFFFFF"/>
        </w:rPr>
        <w:t xml:space="preserve">Is </w:t>
      </w:r>
      <w:commentRangeStart w:id="2"/>
      <w:r w:rsidRPr="00FE2189">
        <w:rPr>
          <w:rFonts w:ascii="Times New Roman" w:eastAsia="宋体" w:hAnsi="Times New Roman" w:cs="Times New Roman" w:hint="eastAsia"/>
          <w:strike/>
          <w:color w:val="FF0000"/>
          <w:sz w:val="24"/>
          <w:shd w:val="clear" w:color="auto" w:fill="FFFFFF"/>
        </w:rPr>
        <w:t>that</w:t>
      </w:r>
      <w:commentRangeEnd w:id="2"/>
      <w:r w:rsidR="000C5B1C">
        <w:rPr>
          <w:rStyle w:val="ac"/>
        </w:rPr>
        <w:commentReference w:id="2"/>
      </w:r>
      <w:r w:rsidRPr="00FE2189">
        <w:rPr>
          <w:rFonts w:ascii="Times New Roman" w:eastAsia="宋体" w:hAnsi="Times New Roman" w:cs="Times New Roman" w:hint="eastAsia"/>
          <w:strike/>
          <w:color w:val="FF0000"/>
          <w:sz w:val="24"/>
          <w:shd w:val="clear" w:color="auto" w:fill="FFFFFF"/>
        </w:rPr>
        <w:t xml:space="preserve"> offering</w:t>
      </w:r>
      <w:r w:rsidR="00FE2189" w:rsidRPr="00FE2189">
        <w:rPr>
          <w:rFonts w:ascii="Times New Roman" w:eastAsia="宋体" w:hAnsi="Times New Roman" w:cs="Times New Roman" w:hint="eastAsia"/>
          <w:color w:val="002060"/>
          <w:sz w:val="24"/>
          <w:shd w:val="clear" w:color="auto" w:fill="FFFFFF"/>
        </w:rPr>
        <w:t xml:space="preserve"> </w:t>
      </w:r>
      <w:r w:rsidRPr="00FE2189">
        <w:rPr>
          <w:rFonts w:ascii="Times New Roman" w:eastAsia="宋体" w:hAnsi="Times New Roman" w:cs="Times New Roman" w:hint="eastAsia"/>
          <w:strike/>
          <w:color w:val="FF0000"/>
          <w:sz w:val="24"/>
          <w:shd w:val="clear" w:color="auto" w:fill="FFFFFF"/>
        </w:rPr>
        <w:t>school-age children money for each high grade they get in school so good?</w:t>
      </w:r>
      <w:r w:rsidR="00FE2189" w:rsidRPr="00FE2189">
        <w:rPr>
          <w:rFonts w:ascii="Times New Roman" w:eastAsia="宋体" w:hAnsi="Times New Roman" w:cs="Times New Roman"/>
          <w:b/>
          <w:color w:val="FF0000"/>
          <w:sz w:val="24"/>
          <w:shd w:val="clear" w:color="auto" w:fill="FFFFFF"/>
        </w:rPr>
        <w:t xml:space="preserve"> As</w:t>
      </w:r>
      <w:r w:rsidR="00FE2189" w:rsidRPr="00FE2189">
        <w:rPr>
          <w:rFonts w:ascii="Times New Roman" w:eastAsia="宋体" w:hAnsi="Times New Roman" w:cs="Times New Roman" w:hint="eastAsia"/>
          <w:b/>
          <w:color w:val="FF0000"/>
          <w:sz w:val="24"/>
          <w:shd w:val="clear" w:color="auto" w:fill="FFFFFF"/>
        </w:rPr>
        <w:t xml:space="preserve"> the competition </w:t>
      </w:r>
      <w:r w:rsidR="00FE2189" w:rsidRPr="00FE2189">
        <w:rPr>
          <w:rFonts w:ascii="Times New Roman" w:eastAsia="宋体" w:hAnsi="Times New Roman" w:cs="Times New Roman"/>
          <w:b/>
          <w:color w:val="FF0000"/>
          <w:sz w:val="24"/>
          <w:shd w:val="clear" w:color="auto" w:fill="FFFFFF"/>
        </w:rPr>
        <w:t>among students</w:t>
      </w:r>
      <w:r w:rsidR="00FE2189" w:rsidRPr="00FE2189">
        <w:rPr>
          <w:rFonts w:ascii="Times New Roman" w:eastAsia="宋体" w:hAnsi="Times New Roman" w:cs="Times New Roman" w:hint="eastAsia"/>
          <w:b/>
          <w:color w:val="FF0000"/>
          <w:sz w:val="24"/>
          <w:shd w:val="clear" w:color="auto" w:fill="FFFFFF"/>
        </w:rPr>
        <w:t xml:space="preserve"> is aggravating, many </w:t>
      </w:r>
      <w:r w:rsidR="00FE2189" w:rsidRPr="00FE2189">
        <w:rPr>
          <w:rFonts w:ascii="Times New Roman" w:eastAsia="宋体" w:hAnsi="Times New Roman" w:cs="Times New Roman"/>
          <w:b/>
          <w:color w:val="FF0000"/>
          <w:sz w:val="24"/>
          <w:shd w:val="clear" w:color="auto" w:fill="FFFFFF"/>
        </w:rPr>
        <w:t>of them</w:t>
      </w:r>
      <w:r w:rsidR="00FE2189" w:rsidRPr="00FE2189">
        <w:rPr>
          <w:rFonts w:ascii="Times New Roman" w:eastAsia="宋体" w:hAnsi="Times New Roman" w:cs="Times New Roman" w:hint="eastAsia"/>
          <w:b/>
          <w:color w:val="FF0000"/>
          <w:sz w:val="24"/>
          <w:shd w:val="clear" w:color="auto" w:fill="FFFFFF"/>
        </w:rPr>
        <w:t xml:space="preserve">, </w:t>
      </w:r>
      <w:r w:rsidR="00AE1FF9" w:rsidRPr="00FE2189">
        <w:rPr>
          <w:rFonts w:ascii="Times New Roman" w:eastAsia="宋体" w:hAnsi="Times New Roman" w:cs="Times New Roman"/>
          <w:b/>
          <w:color w:val="FF0000"/>
          <w:sz w:val="24"/>
          <w:shd w:val="clear" w:color="auto" w:fill="FFFFFF"/>
        </w:rPr>
        <w:t>especially</w:t>
      </w:r>
      <w:r w:rsidR="00FE2189" w:rsidRPr="00FE2189">
        <w:rPr>
          <w:rFonts w:ascii="Times New Roman" w:eastAsia="宋体" w:hAnsi="Times New Roman" w:cs="Times New Roman" w:hint="eastAsia"/>
          <w:b/>
          <w:color w:val="FF0000"/>
          <w:sz w:val="24"/>
          <w:shd w:val="clear" w:color="auto" w:fill="FFFFFF"/>
        </w:rPr>
        <w:t xml:space="preserve"> parents</w:t>
      </w:r>
      <w:r w:rsidR="00AE1FF9">
        <w:rPr>
          <w:rFonts w:ascii="Times New Roman" w:eastAsia="宋体" w:hAnsi="Times New Roman" w:cs="Times New Roman"/>
          <w:b/>
          <w:color w:val="FF0000"/>
          <w:sz w:val="24"/>
          <w:shd w:val="clear" w:color="auto" w:fill="FFFFFF"/>
        </w:rPr>
        <w:t>,</w:t>
      </w:r>
      <w:r w:rsidR="00FE2189" w:rsidRPr="00FE2189">
        <w:rPr>
          <w:rFonts w:ascii="Times New Roman" w:eastAsia="宋体" w:hAnsi="Times New Roman" w:cs="Times New Roman" w:hint="eastAsia"/>
          <w:b/>
          <w:color w:val="FF0000"/>
          <w:sz w:val="24"/>
          <w:shd w:val="clear" w:color="auto" w:fill="FFFFFF"/>
        </w:rPr>
        <w:t xml:space="preserve"> are getting anxious</w:t>
      </w:r>
      <w:r w:rsidR="00AE1FF9">
        <w:rPr>
          <w:rFonts w:ascii="Times New Roman" w:eastAsia="宋体" w:hAnsi="Times New Roman" w:cs="Times New Roman"/>
          <w:b/>
          <w:color w:val="FF0000"/>
          <w:sz w:val="24"/>
          <w:shd w:val="clear" w:color="auto" w:fill="FFFFFF"/>
        </w:rPr>
        <w:t>;</w:t>
      </w:r>
      <w:r w:rsidR="00FE2189" w:rsidRPr="00FE2189">
        <w:rPr>
          <w:rFonts w:ascii="Times New Roman" w:eastAsia="宋体" w:hAnsi="Times New Roman" w:cs="Times New Roman" w:hint="eastAsia"/>
          <w:b/>
          <w:color w:val="FF0000"/>
          <w:sz w:val="24"/>
          <w:shd w:val="clear" w:color="auto" w:fill="FFFFFF"/>
        </w:rPr>
        <w:t xml:space="preserve"> </w:t>
      </w:r>
      <w:r w:rsidR="00AE1FF9">
        <w:rPr>
          <w:rFonts w:ascii="Times New Roman" w:eastAsia="宋体" w:hAnsi="Times New Roman" w:cs="Times New Roman" w:hint="eastAsia"/>
          <w:b/>
          <w:color w:val="FF0000"/>
          <w:sz w:val="24"/>
          <w:shd w:val="clear" w:color="auto" w:fill="FFFFFF"/>
        </w:rPr>
        <w:t>s</w:t>
      </w:r>
      <w:r w:rsidR="00FE2189" w:rsidRPr="00FE2189">
        <w:rPr>
          <w:rFonts w:ascii="Times New Roman" w:eastAsia="宋体" w:hAnsi="Times New Roman" w:cs="Times New Roman" w:hint="eastAsia"/>
          <w:b/>
          <w:color w:val="FF0000"/>
          <w:sz w:val="24"/>
          <w:shd w:val="clear" w:color="auto" w:fill="FFFFFF"/>
        </w:rPr>
        <w:t xml:space="preserve">ome parents even use money as a stimulus for their </w:t>
      </w:r>
      <w:r w:rsidR="00AE1FF9">
        <w:rPr>
          <w:rFonts w:ascii="Times New Roman" w:eastAsia="宋体" w:hAnsi="Times New Roman" w:cs="Times New Roman"/>
          <w:b/>
          <w:color w:val="FF0000"/>
          <w:sz w:val="24"/>
          <w:shd w:val="clear" w:color="auto" w:fill="FFFFFF"/>
        </w:rPr>
        <w:t>young ones</w:t>
      </w:r>
      <w:r w:rsidR="00FE2189" w:rsidRPr="00FE2189">
        <w:rPr>
          <w:rFonts w:ascii="Times New Roman" w:eastAsia="宋体" w:hAnsi="Times New Roman" w:cs="Times New Roman" w:hint="eastAsia"/>
          <w:b/>
          <w:color w:val="FF0000"/>
          <w:sz w:val="24"/>
          <w:shd w:val="clear" w:color="auto" w:fill="FFFFFF"/>
        </w:rPr>
        <w:t xml:space="preserve"> to get a high score.</w:t>
      </w:r>
      <w:r w:rsidR="00FE2189" w:rsidRPr="00FE2189">
        <w:rPr>
          <w:rFonts w:ascii="Times New Roman" w:eastAsia="宋体" w:hAnsi="Times New Roman" w:cs="Times New Roman" w:hint="eastAsia"/>
          <w:color w:val="FF0000"/>
          <w:sz w:val="24"/>
          <w:shd w:val="clear" w:color="auto" w:fill="FFFFFF"/>
        </w:rPr>
        <w:t xml:space="preserve"> </w:t>
      </w:r>
      <w:commentRangeEnd w:id="1"/>
      <w:r w:rsidR="00AE1FF9">
        <w:rPr>
          <w:rStyle w:val="ac"/>
        </w:rPr>
        <w:commentReference w:id="1"/>
      </w:r>
      <w:commentRangeStart w:id="3"/>
      <w:r w:rsidRPr="00FE2189">
        <w:rPr>
          <w:rFonts w:ascii="Times New Roman" w:eastAsia="宋体" w:hAnsi="Times New Roman" w:cs="Times New Roman" w:hint="eastAsia"/>
          <w:strike/>
          <w:color w:val="FF0000"/>
          <w:sz w:val="24"/>
          <w:shd w:val="clear" w:color="auto" w:fill="FFFFFF"/>
        </w:rPr>
        <w:t>It is a hot topic. When it comes to the question, people's views vary from one to another.</w:t>
      </w:r>
      <w:r w:rsidRPr="00FE2189">
        <w:rPr>
          <w:rFonts w:ascii="Times New Roman" w:eastAsia="宋体" w:hAnsi="Times New Roman" w:cs="Times New Roman" w:hint="eastAsia"/>
          <w:color w:val="FF0000"/>
          <w:sz w:val="24"/>
          <w:shd w:val="clear" w:color="auto" w:fill="FFFFFF"/>
        </w:rPr>
        <w:t xml:space="preserve"> </w:t>
      </w:r>
      <w:r w:rsidRPr="00FE2189">
        <w:rPr>
          <w:rFonts w:ascii="Times New Roman" w:eastAsia="宋体" w:hAnsi="Times New Roman" w:cs="Times New Roman" w:hint="eastAsia"/>
          <w:strike/>
          <w:color w:val="FF0000"/>
          <w:sz w:val="24"/>
          <w:shd w:val="clear" w:color="auto" w:fill="FFFFFF"/>
        </w:rPr>
        <w:t xml:space="preserve">Some assert that parents should not offer their school-age children money for each high grade, </w:t>
      </w:r>
      <w:proofErr w:type="spellStart"/>
      <w:r w:rsidRPr="00FE2189">
        <w:rPr>
          <w:rFonts w:ascii="Times New Roman" w:eastAsia="宋体" w:hAnsi="Times New Roman" w:cs="Times New Roman" w:hint="eastAsia"/>
          <w:strike/>
          <w:color w:val="FF0000"/>
          <w:sz w:val="24"/>
          <w:shd w:val="clear" w:color="auto" w:fill="FFFFFF"/>
        </w:rPr>
        <w:t>while</w:t>
      </w:r>
      <w:r w:rsidR="00FE2189">
        <w:rPr>
          <w:rFonts w:ascii="Times New Roman" w:eastAsia="宋体" w:hAnsi="Times New Roman" w:cs="Times New Roman"/>
          <w:b/>
          <w:color w:val="FF0000"/>
          <w:sz w:val="24"/>
          <w:shd w:val="clear" w:color="auto" w:fill="FFFFFF"/>
        </w:rPr>
        <w:t>Nevertheless</w:t>
      </w:r>
      <w:proofErr w:type="spellEnd"/>
      <w:r w:rsidR="00FE2189" w:rsidRPr="00FE2189">
        <w:rPr>
          <w:rFonts w:ascii="Times New Roman" w:eastAsia="宋体" w:hAnsi="Times New Roman" w:cs="Times New Roman"/>
          <w:b/>
          <w:color w:val="FF0000"/>
          <w:sz w:val="24"/>
          <w:shd w:val="clear" w:color="auto" w:fill="FFFFFF"/>
        </w:rPr>
        <w:t>,</w:t>
      </w:r>
      <w:r w:rsidRPr="00FE2189">
        <w:rPr>
          <w:rFonts w:ascii="Times New Roman" w:eastAsia="宋体" w:hAnsi="Times New Roman" w:cs="Times New Roman" w:hint="eastAsia"/>
          <w:b/>
          <w:color w:val="FF0000"/>
          <w:sz w:val="24"/>
          <w:shd w:val="clear" w:color="auto" w:fill="FFFFFF"/>
        </w:rPr>
        <w:t xml:space="preserve"> </w:t>
      </w:r>
      <w:proofErr w:type="spellStart"/>
      <w:r w:rsidRPr="00FE2189">
        <w:rPr>
          <w:rFonts w:ascii="Times New Roman" w:eastAsia="宋体" w:hAnsi="Times New Roman" w:cs="Times New Roman" w:hint="eastAsia"/>
          <w:strike/>
          <w:color w:val="FF0000"/>
          <w:sz w:val="24"/>
          <w:shd w:val="clear" w:color="auto" w:fill="FFFFFF"/>
        </w:rPr>
        <w:t>others</w:t>
      </w:r>
      <w:r w:rsidR="00FE2189" w:rsidRPr="00FE2189">
        <w:rPr>
          <w:rFonts w:ascii="Times New Roman" w:eastAsia="宋体" w:hAnsi="Times New Roman" w:cs="Times New Roman"/>
          <w:b/>
          <w:color w:val="FF0000"/>
          <w:sz w:val="24"/>
          <w:shd w:val="clear" w:color="auto" w:fill="FFFFFF"/>
        </w:rPr>
        <w:t>people</w:t>
      </w:r>
      <w:proofErr w:type="spellEnd"/>
      <w:r w:rsidRPr="00FE2189">
        <w:rPr>
          <w:rFonts w:ascii="Times New Roman" w:eastAsia="宋体" w:hAnsi="Times New Roman" w:cs="Times New Roman" w:hint="eastAsia"/>
          <w:color w:val="FF0000"/>
          <w:sz w:val="24"/>
          <w:shd w:val="clear" w:color="auto" w:fill="FFFFFF"/>
        </w:rPr>
        <w:t xml:space="preserve"> </w:t>
      </w:r>
      <w:r>
        <w:rPr>
          <w:rFonts w:ascii="Times New Roman" w:eastAsia="宋体" w:hAnsi="Times New Roman" w:cs="Times New Roman" w:hint="eastAsia"/>
          <w:color w:val="002060"/>
          <w:sz w:val="24"/>
          <w:shd w:val="clear" w:color="auto" w:fill="FFFFFF"/>
        </w:rPr>
        <w:t>hold different views</w:t>
      </w:r>
      <w:r w:rsidR="00FE2189">
        <w:rPr>
          <w:rFonts w:ascii="Times New Roman" w:eastAsia="宋体" w:hAnsi="Times New Roman" w:cs="Times New Roman"/>
          <w:color w:val="002060"/>
          <w:sz w:val="24"/>
          <w:shd w:val="clear" w:color="auto" w:fill="FFFFFF"/>
        </w:rPr>
        <w:t xml:space="preserve"> </w:t>
      </w:r>
      <w:r w:rsidR="00FE2189" w:rsidRPr="00FE2189">
        <w:rPr>
          <w:rFonts w:ascii="Times New Roman" w:eastAsia="宋体" w:hAnsi="Times New Roman" w:cs="Times New Roman"/>
          <w:b/>
          <w:color w:val="FF0000"/>
          <w:sz w:val="24"/>
          <w:shd w:val="clear" w:color="auto" w:fill="FFFFFF"/>
        </w:rPr>
        <w:t xml:space="preserve">about this </w:t>
      </w:r>
      <w:r w:rsidR="00FE2189">
        <w:rPr>
          <w:rFonts w:ascii="Times New Roman" w:eastAsia="宋体" w:hAnsi="Times New Roman" w:cs="Times New Roman"/>
          <w:b/>
          <w:color w:val="FF0000"/>
          <w:sz w:val="24"/>
          <w:shd w:val="clear" w:color="auto" w:fill="FFFFFF"/>
        </w:rPr>
        <w:t>action</w:t>
      </w:r>
      <w:commentRangeEnd w:id="3"/>
      <w:r w:rsidR="00AE1FF9">
        <w:rPr>
          <w:rStyle w:val="ac"/>
        </w:rPr>
        <w:commentReference w:id="3"/>
      </w:r>
      <w:r>
        <w:rPr>
          <w:rFonts w:ascii="Times New Roman" w:eastAsia="宋体" w:hAnsi="Times New Roman" w:cs="Times New Roman" w:hint="eastAsia"/>
          <w:color w:val="002060"/>
          <w:sz w:val="24"/>
          <w:shd w:val="clear" w:color="auto" w:fill="FFFFFF"/>
        </w:rPr>
        <w:t xml:space="preserve">. From my perspective, </w:t>
      </w:r>
      <w:commentRangeStart w:id="4"/>
      <w:r w:rsidRPr="00FE2189">
        <w:rPr>
          <w:rFonts w:ascii="Times New Roman" w:eastAsia="宋体" w:hAnsi="Times New Roman" w:cs="Times New Roman" w:hint="eastAsia"/>
          <w:strike/>
          <w:color w:val="FF0000"/>
          <w:sz w:val="24"/>
          <w:shd w:val="clear" w:color="auto" w:fill="FFFFFF"/>
        </w:rPr>
        <w:t>I think that</w:t>
      </w:r>
      <w:commentRangeEnd w:id="4"/>
      <w:r w:rsidR="00AE1FF9">
        <w:rPr>
          <w:rStyle w:val="ac"/>
        </w:rPr>
        <w:commentReference w:id="4"/>
      </w:r>
      <w:r w:rsidRPr="00FE2189">
        <w:rPr>
          <w:rFonts w:ascii="Times New Roman" w:eastAsia="宋体" w:hAnsi="Times New Roman" w:cs="Times New Roman" w:hint="eastAsia"/>
          <w:color w:val="FF0000"/>
          <w:sz w:val="24"/>
          <w:shd w:val="clear" w:color="auto" w:fill="FFFFFF"/>
        </w:rPr>
        <w:t xml:space="preserve"> </w:t>
      </w:r>
      <w:r>
        <w:rPr>
          <w:rFonts w:ascii="Times New Roman" w:eastAsia="宋体" w:hAnsi="Times New Roman" w:cs="Times New Roman" w:hint="eastAsia"/>
          <w:color w:val="002060"/>
          <w:sz w:val="24"/>
          <w:shd w:val="clear" w:color="auto" w:fill="FFFFFF"/>
        </w:rPr>
        <w:t xml:space="preserve">it is unnecessary for parents to </w:t>
      </w:r>
      <w:r w:rsidRPr="00AE1FF9">
        <w:rPr>
          <w:rFonts w:ascii="Times New Roman" w:eastAsia="宋体" w:hAnsi="Times New Roman" w:cs="Times New Roman" w:hint="eastAsia"/>
          <w:color w:val="002060"/>
          <w:sz w:val="24"/>
          <w:shd w:val="clear" w:color="auto" w:fill="FFFFFF"/>
        </w:rPr>
        <w:t xml:space="preserve">offer </w:t>
      </w:r>
      <w:r>
        <w:rPr>
          <w:rFonts w:ascii="Times New Roman" w:eastAsia="宋体" w:hAnsi="Times New Roman" w:cs="Times New Roman" w:hint="eastAsia"/>
          <w:color w:val="002060"/>
          <w:sz w:val="24"/>
          <w:shd w:val="clear" w:color="auto" w:fill="FFFFFF"/>
        </w:rPr>
        <w:t>their school-age children money.</w:t>
      </w:r>
    </w:p>
    <w:tbl>
      <w:tblPr>
        <w:tblStyle w:val="a7"/>
        <w:tblW w:w="0" w:type="auto"/>
        <w:tblLook w:val="04A0" w:firstRow="1" w:lastRow="0" w:firstColumn="1" w:lastColumn="0" w:noHBand="0" w:noVBand="1"/>
      </w:tblPr>
      <w:tblGrid>
        <w:gridCol w:w="8522"/>
      </w:tblGrid>
      <w:tr w:rsidR="000C5B1C" w14:paraId="30BE037F" w14:textId="77777777" w:rsidTr="00325C8A">
        <w:tc>
          <w:tcPr>
            <w:tcW w:w="8522" w:type="dxa"/>
          </w:tcPr>
          <w:p w14:paraId="0A8523E0" w14:textId="191556A5" w:rsidR="000C5B1C" w:rsidRPr="001674B7" w:rsidRDefault="000C5B1C" w:rsidP="000C5B1C">
            <w:pPr>
              <w:tabs>
                <w:tab w:val="left" w:pos="6497"/>
              </w:tabs>
              <w:rPr>
                <w:rFonts w:ascii="Times New Roman" w:hAnsi="Times New Roman" w:cs="Times New Roman"/>
                <w:b/>
                <w:color w:val="002060"/>
                <w:sz w:val="24"/>
              </w:rPr>
            </w:pPr>
            <w:r w:rsidRPr="001674B7">
              <w:rPr>
                <w:rFonts w:ascii="Times New Roman" w:eastAsia="宋体" w:hAnsi="Times New Roman" w:cs="Times New Roman"/>
                <w:b/>
                <w:color w:val="002060"/>
                <w:sz w:val="24"/>
                <w:shd w:val="clear" w:color="auto" w:fill="FFFFFF"/>
              </w:rPr>
              <w:t xml:space="preserve">Note: </w:t>
            </w:r>
            <w:r w:rsidRPr="007046E2">
              <w:rPr>
                <w:rFonts w:ascii="Times New Roman" w:hAnsi="Times New Roman" w:cs="Times New Roman"/>
                <w:b/>
                <w:color w:val="002060"/>
                <w:sz w:val="24"/>
              </w:rPr>
              <w:t>Good job since you were able to state your opinion here</w:t>
            </w:r>
            <w:r>
              <w:rPr>
                <w:rFonts w:ascii="Times New Roman" w:hAnsi="Times New Roman" w:cs="Times New Roman"/>
                <w:b/>
                <w:color w:val="002060"/>
                <w:sz w:val="24"/>
              </w:rPr>
              <w:t xml:space="preserve"> </w:t>
            </w:r>
            <w:proofErr w:type="gramStart"/>
            <w:r>
              <w:rPr>
                <w:rFonts w:ascii="Times New Roman" w:hAnsi="Times New Roman" w:cs="Times New Roman"/>
                <w:b/>
                <w:color w:val="002060"/>
                <w:sz w:val="24"/>
              </w:rPr>
              <w:t>clearly,</w:t>
            </w:r>
            <w:r w:rsidRPr="007046E2">
              <w:rPr>
                <w:rFonts w:ascii="Times New Roman" w:hAnsi="Times New Roman" w:cs="Times New Roman"/>
                <w:b/>
                <w:color w:val="002060"/>
                <w:sz w:val="24"/>
              </w:rPr>
              <w:t>.</w:t>
            </w:r>
            <w:proofErr w:type="gramEnd"/>
            <w:r w:rsidRPr="007046E2">
              <w:rPr>
                <w:rFonts w:ascii="Times New Roman" w:hAnsi="Times New Roman" w:cs="Times New Roman"/>
                <w:b/>
                <w:color w:val="002060"/>
                <w:sz w:val="24"/>
              </w:rPr>
              <w:t xml:space="preserve"> </w:t>
            </w:r>
          </w:p>
        </w:tc>
      </w:tr>
    </w:tbl>
    <w:p w14:paraId="64C0BCD5" w14:textId="0780B80D" w:rsidR="00710B7D" w:rsidRDefault="00A6389E">
      <w:pPr>
        <w:rPr>
          <w:ins w:id="5" w:author="user" w:date="2021-10-14T18:10:00Z"/>
          <w:rFonts w:ascii="Times New Roman" w:eastAsia="宋体" w:hAnsi="Times New Roman" w:cs="Times New Roman"/>
          <w:color w:val="002060"/>
          <w:sz w:val="24"/>
          <w:shd w:val="clear" w:color="auto" w:fill="FFFFFF"/>
        </w:rPr>
      </w:pPr>
      <w:r>
        <w:rPr>
          <w:rFonts w:ascii="Times New Roman" w:eastAsia="宋体" w:hAnsi="Times New Roman" w:cs="Times New Roman" w:hint="eastAsia"/>
          <w:color w:val="002060"/>
          <w:sz w:val="24"/>
          <w:shd w:val="clear" w:color="auto" w:fill="FFFFFF"/>
        </w:rPr>
        <w:br/>
        <w:t xml:space="preserve">Undoubtedly, offering children money for each high mark has some advantages. Just imagine </w:t>
      </w:r>
      <w:commentRangeStart w:id="6"/>
      <w:r w:rsidRPr="00FE2189">
        <w:rPr>
          <w:rFonts w:ascii="Times New Roman" w:eastAsia="宋体" w:hAnsi="Times New Roman" w:cs="Times New Roman" w:hint="eastAsia"/>
          <w:strike/>
          <w:color w:val="FF0000"/>
          <w:sz w:val="24"/>
          <w:shd w:val="clear" w:color="auto" w:fill="FFFFFF"/>
        </w:rPr>
        <w:t>that</w:t>
      </w:r>
      <w:commentRangeEnd w:id="6"/>
      <w:r w:rsidR="00AE1FF9">
        <w:rPr>
          <w:rStyle w:val="ac"/>
        </w:rPr>
        <w:commentReference w:id="6"/>
      </w:r>
      <w:r w:rsidRPr="00FE2189">
        <w:rPr>
          <w:rFonts w:ascii="Times New Roman" w:eastAsia="宋体" w:hAnsi="Times New Roman" w:cs="Times New Roman" w:hint="eastAsia"/>
          <w:color w:val="FF0000"/>
          <w:sz w:val="24"/>
          <w:shd w:val="clear" w:color="auto" w:fill="FFFFFF"/>
        </w:rPr>
        <w:t xml:space="preserve"> </w:t>
      </w:r>
      <w:r>
        <w:rPr>
          <w:rFonts w:ascii="Times New Roman" w:eastAsia="宋体" w:hAnsi="Times New Roman" w:cs="Times New Roman" w:hint="eastAsia"/>
          <w:color w:val="002060"/>
          <w:sz w:val="24"/>
          <w:shd w:val="clear" w:color="auto" w:fill="FFFFFF"/>
        </w:rPr>
        <w:t xml:space="preserve">when </w:t>
      </w:r>
      <w:commentRangeStart w:id="7"/>
      <w:r w:rsidRPr="00FE2189">
        <w:rPr>
          <w:rFonts w:ascii="Times New Roman" w:eastAsia="宋体" w:hAnsi="Times New Roman" w:cs="Times New Roman" w:hint="eastAsia"/>
          <w:strike/>
          <w:color w:val="FF0000"/>
          <w:sz w:val="24"/>
          <w:shd w:val="clear" w:color="auto" w:fill="FFFFFF"/>
        </w:rPr>
        <w:t>kids</w:t>
      </w:r>
      <w:r w:rsidR="00FE2189" w:rsidRPr="00FE2189">
        <w:rPr>
          <w:rFonts w:ascii="Times New Roman" w:eastAsia="宋体" w:hAnsi="Times New Roman" w:cs="Times New Roman"/>
          <w:strike/>
          <w:color w:val="FF0000"/>
          <w:sz w:val="24"/>
          <w:shd w:val="clear" w:color="auto" w:fill="FFFFFF"/>
        </w:rPr>
        <w:t xml:space="preserve"> </w:t>
      </w:r>
      <w:r w:rsidR="00FE2189" w:rsidRPr="00FE2189">
        <w:rPr>
          <w:rFonts w:ascii="Times New Roman" w:eastAsia="宋体" w:hAnsi="Times New Roman" w:cs="Times New Roman"/>
          <w:b/>
          <w:color w:val="FF0000"/>
          <w:sz w:val="24"/>
          <w:shd w:val="clear" w:color="auto" w:fill="FFFFFF"/>
        </w:rPr>
        <w:t>youngsters</w:t>
      </w:r>
      <w:r w:rsidRPr="00FE2189">
        <w:rPr>
          <w:rFonts w:ascii="Times New Roman" w:eastAsia="宋体" w:hAnsi="Times New Roman" w:cs="Times New Roman" w:hint="eastAsia"/>
          <w:color w:val="FF0000"/>
          <w:sz w:val="24"/>
          <w:shd w:val="clear" w:color="auto" w:fill="FFFFFF"/>
        </w:rPr>
        <w:t xml:space="preserve"> </w:t>
      </w:r>
      <w:commentRangeEnd w:id="7"/>
      <w:r w:rsidR="00AE1FF9">
        <w:rPr>
          <w:rStyle w:val="ac"/>
        </w:rPr>
        <w:commentReference w:id="7"/>
      </w:r>
      <w:r>
        <w:rPr>
          <w:rFonts w:ascii="Times New Roman" w:eastAsia="宋体" w:hAnsi="Times New Roman" w:cs="Times New Roman" w:hint="eastAsia"/>
          <w:color w:val="002060"/>
          <w:sz w:val="24"/>
          <w:shd w:val="clear" w:color="auto" w:fill="FFFFFF"/>
        </w:rPr>
        <w:t>get twenty dollars after getting a high grade, they can buy many compelling toys. If they obtain some money from their parents, they will be pre delighted and excited. This can improve their learning motivation. After all, children all love playing games</w:t>
      </w:r>
      <w:commentRangeStart w:id="8"/>
      <w:r w:rsidRPr="00FE2189">
        <w:rPr>
          <w:rFonts w:ascii="Times New Roman" w:eastAsia="宋体" w:hAnsi="Times New Roman" w:cs="Times New Roman" w:hint="eastAsia"/>
          <w:strike/>
          <w:color w:val="FF0000"/>
          <w:sz w:val="24"/>
          <w:shd w:val="clear" w:color="auto" w:fill="FFFFFF"/>
        </w:rPr>
        <w:t>,</w:t>
      </w:r>
      <w:r>
        <w:rPr>
          <w:rFonts w:ascii="Times New Roman" w:eastAsia="宋体" w:hAnsi="Times New Roman" w:cs="Times New Roman" w:hint="eastAsia"/>
          <w:color w:val="002060"/>
          <w:sz w:val="24"/>
          <w:shd w:val="clear" w:color="auto" w:fill="FFFFFF"/>
        </w:rPr>
        <w:t xml:space="preserve"> </w:t>
      </w:r>
      <w:r w:rsidR="00FE2189" w:rsidRPr="00FE2189">
        <w:rPr>
          <w:rFonts w:ascii="Times New Roman" w:eastAsia="宋体" w:hAnsi="Times New Roman" w:cs="Times New Roman"/>
          <w:b/>
          <w:color w:val="FF0000"/>
          <w:sz w:val="24"/>
          <w:shd w:val="clear" w:color="auto" w:fill="FFFFFF"/>
        </w:rPr>
        <w:t xml:space="preserve">and buying </w:t>
      </w:r>
      <w:r>
        <w:rPr>
          <w:rFonts w:ascii="Times New Roman" w:eastAsia="宋体" w:hAnsi="Times New Roman" w:cs="Times New Roman" w:hint="eastAsia"/>
          <w:color w:val="002060"/>
          <w:sz w:val="24"/>
          <w:shd w:val="clear" w:color="auto" w:fill="FFFFFF"/>
        </w:rPr>
        <w:t>toys</w:t>
      </w:r>
      <w:r w:rsidRPr="00FE2189">
        <w:rPr>
          <w:rFonts w:ascii="Times New Roman" w:eastAsia="宋体" w:hAnsi="Times New Roman" w:cs="Times New Roman" w:hint="eastAsia"/>
          <w:strike/>
          <w:color w:val="FF0000"/>
          <w:sz w:val="24"/>
          <w:shd w:val="clear" w:color="auto" w:fill="FFFFFF"/>
        </w:rPr>
        <w:t>, and so on</w:t>
      </w:r>
      <w:r>
        <w:rPr>
          <w:rFonts w:ascii="Times New Roman" w:eastAsia="宋体" w:hAnsi="Times New Roman" w:cs="Times New Roman" w:hint="eastAsia"/>
          <w:color w:val="002060"/>
          <w:sz w:val="24"/>
          <w:shd w:val="clear" w:color="auto" w:fill="FFFFFF"/>
        </w:rPr>
        <w:t xml:space="preserve">. </w:t>
      </w:r>
      <w:commentRangeEnd w:id="8"/>
      <w:r w:rsidR="00AE1FF9">
        <w:rPr>
          <w:rStyle w:val="ac"/>
        </w:rPr>
        <w:commentReference w:id="8"/>
      </w:r>
      <w:r>
        <w:rPr>
          <w:rFonts w:ascii="Times New Roman" w:eastAsia="宋体" w:hAnsi="Times New Roman" w:cs="Times New Roman" w:hint="eastAsia"/>
          <w:color w:val="002060"/>
          <w:sz w:val="24"/>
          <w:shd w:val="clear" w:color="auto" w:fill="FFFFFF"/>
        </w:rPr>
        <w:t xml:space="preserve">Moreover, spending money on these small things also means that children can learn how to correctly use their money to purchase things. It will develop their awareness of spending money in the future. </w:t>
      </w:r>
      <w:commentRangeStart w:id="9"/>
      <w:proofErr w:type="spellStart"/>
      <w:r w:rsidRPr="00FE2189">
        <w:rPr>
          <w:rFonts w:ascii="Times New Roman" w:eastAsia="宋体" w:hAnsi="Times New Roman" w:cs="Times New Roman" w:hint="eastAsia"/>
          <w:strike/>
          <w:color w:val="FF0000"/>
          <w:sz w:val="24"/>
          <w:shd w:val="clear" w:color="auto" w:fill="FFFFFF"/>
        </w:rPr>
        <w:t>In</w:t>
      </w:r>
      <w:r w:rsidR="00FE2189" w:rsidRPr="00FE2189">
        <w:rPr>
          <w:rFonts w:ascii="Times New Roman" w:eastAsia="宋体" w:hAnsi="Times New Roman" w:cs="Times New Roman"/>
          <w:b/>
          <w:color w:val="FF0000"/>
          <w:sz w:val="24"/>
          <w:shd w:val="clear" w:color="auto" w:fill="FFFFFF"/>
        </w:rPr>
        <w:t>By</w:t>
      </w:r>
      <w:commentRangeEnd w:id="9"/>
      <w:proofErr w:type="spellEnd"/>
      <w:r w:rsidR="00AE1FF9">
        <w:rPr>
          <w:rStyle w:val="ac"/>
        </w:rPr>
        <w:commentReference w:id="9"/>
      </w:r>
      <w:r w:rsidRPr="00FE2189">
        <w:rPr>
          <w:rFonts w:ascii="Times New Roman" w:eastAsia="宋体" w:hAnsi="Times New Roman" w:cs="Times New Roman" w:hint="eastAsia"/>
          <w:color w:val="002060"/>
          <w:sz w:val="24"/>
          <w:shd w:val="clear" w:color="auto" w:fill="FFFFFF"/>
        </w:rPr>
        <w:t xml:space="preserve"> </w:t>
      </w:r>
      <w:r>
        <w:rPr>
          <w:rFonts w:ascii="Times New Roman" w:eastAsia="宋体" w:hAnsi="Times New Roman" w:cs="Times New Roman" w:hint="eastAsia"/>
          <w:color w:val="002060"/>
          <w:sz w:val="24"/>
          <w:shd w:val="clear" w:color="auto" w:fill="FFFFFF"/>
        </w:rPr>
        <w:t xml:space="preserve">contrast, if children </w:t>
      </w:r>
      <w:commentRangeStart w:id="10"/>
      <w:commentRangeStart w:id="11"/>
      <w:proofErr w:type="spellStart"/>
      <w:r w:rsidRPr="00FE2189">
        <w:rPr>
          <w:rFonts w:ascii="Times New Roman" w:eastAsia="宋体" w:hAnsi="Times New Roman" w:cs="Times New Roman" w:hint="eastAsia"/>
          <w:strike/>
          <w:color w:val="FF0000"/>
          <w:sz w:val="24"/>
          <w:shd w:val="clear" w:color="auto" w:fill="FFFFFF"/>
        </w:rPr>
        <w:t>do</w:t>
      </w:r>
      <w:r w:rsidR="00FE2189" w:rsidRPr="00FE2189">
        <w:rPr>
          <w:rFonts w:ascii="Times New Roman" w:eastAsia="宋体" w:hAnsi="Times New Roman" w:cs="Times New Roman"/>
          <w:b/>
          <w:color w:val="FF0000"/>
          <w:sz w:val="24"/>
          <w:shd w:val="clear" w:color="auto" w:fill="FFFFFF"/>
        </w:rPr>
        <w:t>did</w:t>
      </w:r>
      <w:commentRangeEnd w:id="10"/>
      <w:r w:rsidR="000A4192">
        <w:rPr>
          <w:rStyle w:val="ac"/>
        </w:rPr>
        <w:commentReference w:id="10"/>
      </w:r>
      <w:r w:rsidRPr="00FE2189">
        <w:rPr>
          <w:rFonts w:ascii="Times New Roman" w:eastAsia="宋体" w:hAnsi="Times New Roman" w:cs="Times New Roman" w:hint="eastAsia"/>
          <w:strike/>
          <w:color w:val="FF0000"/>
          <w:sz w:val="24"/>
          <w:shd w:val="clear" w:color="auto" w:fill="FFFFFF"/>
        </w:rPr>
        <w:t>n't</w:t>
      </w:r>
      <w:proofErr w:type="spellEnd"/>
      <w:r>
        <w:rPr>
          <w:rFonts w:ascii="Times New Roman" w:eastAsia="宋体" w:hAnsi="Times New Roman" w:cs="Times New Roman" w:hint="eastAsia"/>
          <w:color w:val="002060"/>
          <w:sz w:val="24"/>
          <w:shd w:val="clear" w:color="auto" w:fill="FFFFFF"/>
        </w:rPr>
        <w:t xml:space="preserve"> </w:t>
      </w:r>
      <w:r w:rsidR="00FE2189" w:rsidRPr="00FE2189">
        <w:rPr>
          <w:rFonts w:ascii="Times New Roman" w:eastAsia="宋体" w:hAnsi="Times New Roman" w:cs="Times New Roman"/>
          <w:b/>
          <w:color w:val="FF0000"/>
          <w:sz w:val="24"/>
          <w:shd w:val="clear" w:color="auto" w:fill="FFFFFF"/>
        </w:rPr>
        <w:t xml:space="preserve">not </w:t>
      </w:r>
      <w:commentRangeEnd w:id="11"/>
      <w:r w:rsidR="00AE1FF9">
        <w:rPr>
          <w:rStyle w:val="ac"/>
        </w:rPr>
        <w:commentReference w:id="11"/>
      </w:r>
      <w:commentRangeStart w:id="12"/>
      <w:r w:rsidRPr="00FE2189">
        <w:rPr>
          <w:rFonts w:ascii="Times New Roman" w:eastAsia="宋体" w:hAnsi="Times New Roman" w:cs="Times New Roman" w:hint="eastAsia"/>
          <w:strike/>
          <w:color w:val="FF0000"/>
          <w:sz w:val="24"/>
          <w:shd w:val="clear" w:color="auto" w:fill="FFFFFF"/>
        </w:rPr>
        <w:t xml:space="preserve">have </w:t>
      </w:r>
      <w:proofErr w:type="spellStart"/>
      <w:r w:rsidRPr="00FE2189">
        <w:rPr>
          <w:rFonts w:ascii="Times New Roman" w:eastAsia="宋体" w:hAnsi="Times New Roman" w:cs="Times New Roman" w:hint="eastAsia"/>
          <w:strike/>
          <w:color w:val="FF0000"/>
          <w:sz w:val="24"/>
          <w:shd w:val="clear" w:color="auto" w:fill="FFFFFF"/>
        </w:rPr>
        <w:t>bought</w:t>
      </w:r>
      <w:r w:rsidR="00FE2189" w:rsidRPr="00FE2189">
        <w:rPr>
          <w:rFonts w:ascii="Times New Roman" w:eastAsia="宋体" w:hAnsi="Times New Roman" w:cs="Times New Roman"/>
          <w:b/>
          <w:color w:val="FF0000"/>
          <w:sz w:val="24"/>
          <w:shd w:val="clear" w:color="auto" w:fill="FFFFFF"/>
        </w:rPr>
        <w:t>buy</w:t>
      </w:r>
      <w:proofErr w:type="spellEnd"/>
      <w:r w:rsidRPr="00FE2189">
        <w:rPr>
          <w:rFonts w:ascii="Times New Roman" w:eastAsia="宋体" w:hAnsi="Times New Roman" w:cs="Times New Roman" w:hint="eastAsia"/>
          <w:color w:val="002060"/>
          <w:sz w:val="24"/>
          <w:shd w:val="clear" w:color="auto" w:fill="FFFFFF"/>
        </w:rPr>
        <w:t xml:space="preserve"> </w:t>
      </w:r>
      <w:commentRangeEnd w:id="12"/>
      <w:r w:rsidR="00710B7D">
        <w:rPr>
          <w:rStyle w:val="ac"/>
        </w:rPr>
        <w:commentReference w:id="12"/>
      </w:r>
      <w:r>
        <w:rPr>
          <w:rFonts w:ascii="Times New Roman" w:eastAsia="宋体" w:hAnsi="Times New Roman" w:cs="Times New Roman" w:hint="eastAsia"/>
          <w:color w:val="002060"/>
          <w:sz w:val="24"/>
          <w:shd w:val="clear" w:color="auto" w:fill="FFFFFF"/>
        </w:rPr>
        <w:t xml:space="preserve">anything when they </w:t>
      </w:r>
      <w:commentRangeStart w:id="13"/>
      <w:proofErr w:type="spellStart"/>
      <w:r w:rsidRPr="00FE2189">
        <w:rPr>
          <w:rFonts w:ascii="Times New Roman" w:eastAsia="宋体" w:hAnsi="Times New Roman" w:cs="Times New Roman" w:hint="eastAsia"/>
          <w:strike/>
          <w:color w:val="FF0000"/>
          <w:sz w:val="24"/>
          <w:shd w:val="clear" w:color="auto" w:fill="FFFFFF"/>
        </w:rPr>
        <w:t>are</w:t>
      </w:r>
      <w:r w:rsidR="00FE2189" w:rsidRPr="00FE2189">
        <w:rPr>
          <w:rFonts w:ascii="Times New Roman" w:eastAsia="宋体" w:hAnsi="Times New Roman" w:cs="Times New Roman"/>
          <w:b/>
          <w:color w:val="FF0000"/>
          <w:sz w:val="24"/>
          <w:shd w:val="clear" w:color="auto" w:fill="FFFFFF"/>
        </w:rPr>
        <w:t>were</w:t>
      </w:r>
      <w:commentRangeEnd w:id="13"/>
      <w:proofErr w:type="spellEnd"/>
      <w:r w:rsidR="00710B7D">
        <w:rPr>
          <w:rStyle w:val="ac"/>
        </w:rPr>
        <w:commentReference w:id="13"/>
      </w:r>
      <w:r w:rsidRPr="00FE2189">
        <w:rPr>
          <w:rFonts w:ascii="Times New Roman" w:eastAsia="宋体" w:hAnsi="Times New Roman" w:cs="Times New Roman" w:hint="eastAsia"/>
          <w:color w:val="FF0000"/>
          <w:sz w:val="24"/>
          <w:shd w:val="clear" w:color="auto" w:fill="FFFFFF"/>
        </w:rPr>
        <w:t xml:space="preserve"> </w:t>
      </w:r>
      <w:r>
        <w:rPr>
          <w:rFonts w:ascii="Times New Roman" w:eastAsia="宋体" w:hAnsi="Times New Roman" w:cs="Times New Roman" w:hint="eastAsia"/>
          <w:color w:val="002060"/>
          <w:sz w:val="24"/>
          <w:shd w:val="clear" w:color="auto" w:fill="FFFFFF"/>
        </w:rPr>
        <w:t xml:space="preserve">young, they will lack this awareness and then incorrectly use their money. To some extent, the argument seems to be perfect. </w:t>
      </w:r>
      <w:r w:rsidR="00F23E22">
        <w:rPr>
          <w:rFonts w:ascii="Times New Roman" w:eastAsia="宋体" w:hAnsi="Times New Roman" w:cs="Times New Roman"/>
          <w:color w:val="002060"/>
          <w:sz w:val="24"/>
          <w:shd w:val="clear" w:color="auto" w:fill="FFFFFF"/>
        </w:rPr>
        <w:t>To be specific, when a youngster enter</w:t>
      </w:r>
      <w:r w:rsidR="002F518B">
        <w:rPr>
          <w:rFonts w:ascii="Times New Roman" w:eastAsia="宋体" w:hAnsi="Times New Roman" w:cs="Times New Roman"/>
          <w:color w:val="002060"/>
          <w:sz w:val="24"/>
          <w:shd w:val="clear" w:color="auto" w:fill="FFFFFF"/>
        </w:rPr>
        <w:t>s</w:t>
      </w:r>
      <w:r w:rsidR="00F23E22">
        <w:rPr>
          <w:rFonts w:ascii="Times New Roman" w:eastAsia="宋体" w:hAnsi="Times New Roman" w:cs="Times New Roman"/>
          <w:color w:val="002060"/>
          <w:sz w:val="24"/>
          <w:shd w:val="clear" w:color="auto" w:fill="FFFFFF"/>
        </w:rPr>
        <w:t xml:space="preserve"> a big mall and he has seen so much appealing foods, toys, or garments such as fried French or superman toy, it is not surprising that if he has enough money to buy these things even if the money couldn’t be better used for some emergency in the future, he could not control himself to reach those things because he has enough money to buy them but doesn’t have the ability of self-control.</w:t>
      </w:r>
    </w:p>
    <w:p w14:paraId="612F6701" w14:textId="77777777" w:rsidR="008B6B7B" w:rsidRDefault="00A6389E">
      <w:pPr>
        <w:rPr>
          <w:rFonts w:ascii="Times New Roman" w:eastAsia="宋体" w:hAnsi="Times New Roman" w:cs="Times New Roman"/>
          <w:color w:val="002060"/>
          <w:sz w:val="24"/>
          <w:shd w:val="clear" w:color="auto" w:fill="FFFFFF"/>
        </w:rPr>
      </w:pPr>
      <w:r>
        <w:rPr>
          <w:rFonts w:ascii="Times New Roman" w:eastAsia="宋体" w:hAnsi="Times New Roman" w:cs="Times New Roman" w:hint="eastAsia"/>
          <w:color w:val="002060"/>
          <w:sz w:val="24"/>
          <w:shd w:val="clear" w:color="auto" w:fill="FFFFFF"/>
        </w:rPr>
        <w:lastRenderedPageBreak/>
        <w:t xml:space="preserve">However, we have to stress one point, </w:t>
      </w:r>
      <w:commentRangeStart w:id="14"/>
      <w:r w:rsidR="00FE2189" w:rsidRPr="00FE2189">
        <w:rPr>
          <w:rFonts w:ascii="Times New Roman" w:eastAsia="宋体" w:hAnsi="Times New Roman" w:cs="Times New Roman"/>
          <w:b/>
          <w:color w:val="FF0000"/>
          <w:sz w:val="24"/>
          <w:shd w:val="clear" w:color="auto" w:fill="FFFFFF"/>
        </w:rPr>
        <w:t>and</w:t>
      </w:r>
      <w:commentRangeEnd w:id="14"/>
      <w:r w:rsidR="00710B7D">
        <w:rPr>
          <w:rStyle w:val="ac"/>
        </w:rPr>
        <w:commentReference w:id="14"/>
      </w:r>
      <w:r w:rsidR="00FE2189" w:rsidRPr="00FE2189">
        <w:rPr>
          <w:rFonts w:ascii="Times New Roman" w:eastAsia="宋体" w:hAnsi="Times New Roman" w:cs="Times New Roman"/>
          <w:b/>
          <w:color w:val="FF0000"/>
          <w:sz w:val="24"/>
          <w:shd w:val="clear" w:color="auto" w:fill="FFFFFF"/>
        </w:rPr>
        <w:t xml:space="preserve"> </w:t>
      </w:r>
      <w:r>
        <w:rPr>
          <w:rFonts w:ascii="Times New Roman" w:eastAsia="宋体" w:hAnsi="Times New Roman" w:cs="Times New Roman" w:hint="eastAsia"/>
          <w:color w:val="002060"/>
          <w:sz w:val="24"/>
          <w:shd w:val="clear" w:color="auto" w:fill="FFFFFF"/>
        </w:rPr>
        <w:t xml:space="preserve">that is, </w:t>
      </w:r>
      <w:commentRangeStart w:id="17"/>
      <w:r w:rsidR="00710B7D" w:rsidRPr="00710B7D">
        <w:rPr>
          <w:rFonts w:ascii="Times New Roman" w:eastAsia="宋体" w:hAnsi="Times New Roman" w:cs="Times New Roman"/>
          <w:b/>
          <w:color w:val="FF0000"/>
          <w:sz w:val="24"/>
          <w:shd w:val="clear" w:color="auto" w:fill="FFFFFF"/>
        </w:rPr>
        <w:t xml:space="preserve">with the use of money, </w:t>
      </w:r>
      <w:r>
        <w:rPr>
          <w:rFonts w:ascii="Times New Roman" w:eastAsia="宋体" w:hAnsi="Times New Roman" w:cs="Times New Roman" w:hint="eastAsia"/>
          <w:color w:val="002060"/>
          <w:sz w:val="24"/>
          <w:shd w:val="clear" w:color="auto" w:fill="FFFFFF"/>
        </w:rPr>
        <w:t xml:space="preserve">we </w:t>
      </w:r>
      <w:r w:rsidR="00710B7D" w:rsidRPr="00710B7D">
        <w:rPr>
          <w:rFonts w:ascii="Times New Roman" w:eastAsia="宋体" w:hAnsi="Times New Roman" w:cs="Times New Roman"/>
          <w:b/>
          <w:color w:val="FF0000"/>
          <w:sz w:val="24"/>
          <w:shd w:val="clear" w:color="auto" w:fill="FFFFFF"/>
        </w:rPr>
        <w:t xml:space="preserve">are </w:t>
      </w:r>
      <w:r>
        <w:rPr>
          <w:rFonts w:ascii="Times New Roman" w:eastAsia="宋体" w:hAnsi="Times New Roman" w:cs="Times New Roman" w:hint="eastAsia"/>
          <w:color w:val="002060"/>
          <w:sz w:val="24"/>
          <w:shd w:val="clear" w:color="auto" w:fill="FFFFFF"/>
        </w:rPr>
        <w:t>attach</w:t>
      </w:r>
      <w:r w:rsidR="00710B7D">
        <w:rPr>
          <w:rFonts w:ascii="Times New Roman" w:eastAsia="宋体" w:hAnsi="Times New Roman" w:cs="Times New Roman"/>
          <w:b/>
          <w:color w:val="FF0000"/>
          <w:sz w:val="24"/>
          <w:shd w:val="clear" w:color="auto" w:fill="FFFFFF"/>
        </w:rPr>
        <w:t>ing</w:t>
      </w:r>
      <w:r>
        <w:rPr>
          <w:rFonts w:ascii="Times New Roman" w:eastAsia="宋体" w:hAnsi="Times New Roman" w:cs="Times New Roman" w:hint="eastAsia"/>
          <w:color w:val="002060"/>
          <w:sz w:val="24"/>
          <w:shd w:val="clear" w:color="auto" w:fill="FFFFFF"/>
        </w:rPr>
        <w:t xml:space="preserve"> less importance to </w:t>
      </w:r>
      <w:r w:rsidRPr="00710B7D">
        <w:rPr>
          <w:rFonts w:ascii="Times New Roman" w:eastAsia="宋体" w:hAnsi="Times New Roman" w:cs="Times New Roman" w:hint="eastAsia"/>
          <w:strike/>
          <w:color w:val="FF0000"/>
          <w:sz w:val="24"/>
          <w:shd w:val="clear" w:color="auto" w:fill="FFFFFF"/>
        </w:rPr>
        <w:t>motivations unrelated to money</w:t>
      </w:r>
      <w:r w:rsidR="00710B7D">
        <w:rPr>
          <w:rFonts w:ascii="Times New Roman" w:eastAsia="宋体" w:hAnsi="Times New Roman" w:cs="Times New Roman"/>
          <w:strike/>
          <w:color w:val="FF0000"/>
          <w:sz w:val="24"/>
          <w:shd w:val="clear" w:color="auto" w:fill="FFFFFF"/>
        </w:rPr>
        <w:t xml:space="preserve"> </w:t>
      </w:r>
      <w:r w:rsidR="00710B7D" w:rsidRPr="00710B7D">
        <w:rPr>
          <w:rFonts w:ascii="Times New Roman" w:eastAsia="宋体" w:hAnsi="Times New Roman" w:cs="Times New Roman"/>
          <w:b/>
          <w:color w:val="FF0000"/>
          <w:sz w:val="24"/>
          <w:shd w:val="clear" w:color="auto" w:fill="FFFFFF"/>
        </w:rPr>
        <w:t>the true value of</w:t>
      </w:r>
      <w:r w:rsidR="00710B7D">
        <w:rPr>
          <w:rFonts w:ascii="Times New Roman" w:eastAsia="宋体" w:hAnsi="Times New Roman" w:cs="Times New Roman"/>
          <w:strike/>
          <w:color w:val="FF0000"/>
          <w:sz w:val="24"/>
          <w:shd w:val="clear" w:color="auto" w:fill="FFFFFF"/>
        </w:rPr>
        <w:t xml:space="preserve"> </w:t>
      </w:r>
      <w:r w:rsidR="00710B7D" w:rsidRPr="00710B7D">
        <w:rPr>
          <w:rFonts w:ascii="Times New Roman" w:eastAsia="宋体" w:hAnsi="Times New Roman" w:cs="Times New Roman"/>
          <w:b/>
          <w:color w:val="FF0000"/>
          <w:sz w:val="24"/>
          <w:shd w:val="clear" w:color="auto" w:fill="FFFFFF"/>
        </w:rPr>
        <w:t>education</w:t>
      </w:r>
      <w:r>
        <w:rPr>
          <w:rFonts w:ascii="Times New Roman" w:eastAsia="宋体" w:hAnsi="Times New Roman" w:cs="Times New Roman" w:hint="eastAsia"/>
          <w:color w:val="002060"/>
          <w:sz w:val="24"/>
          <w:shd w:val="clear" w:color="auto" w:fill="FFFFFF"/>
        </w:rPr>
        <w:t xml:space="preserve">, which can </w:t>
      </w:r>
      <w:r w:rsidRPr="00710B7D">
        <w:rPr>
          <w:rFonts w:ascii="Times New Roman" w:eastAsia="宋体" w:hAnsi="Times New Roman" w:cs="Times New Roman" w:hint="eastAsia"/>
          <w:strike/>
          <w:color w:val="FF0000"/>
          <w:sz w:val="24"/>
          <w:shd w:val="clear" w:color="auto" w:fill="FFFFFF"/>
        </w:rPr>
        <w:t>imply simplicity and consequently</w:t>
      </w:r>
      <w:r w:rsidRPr="00710B7D">
        <w:rPr>
          <w:rFonts w:ascii="Times New Roman" w:eastAsia="宋体" w:hAnsi="Times New Roman" w:cs="Times New Roman" w:hint="eastAsia"/>
          <w:color w:val="FF0000"/>
          <w:sz w:val="24"/>
          <w:shd w:val="clear" w:color="auto" w:fill="FFFFFF"/>
        </w:rPr>
        <w:t xml:space="preserve"> </w:t>
      </w:r>
      <w:commentRangeEnd w:id="17"/>
      <w:r w:rsidR="00710B7D">
        <w:rPr>
          <w:rStyle w:val="ac"/>
        </w:rPr>
        <w:commentReference w:id="17"/>
      </w:r>
      <w:r>
        <w:rPr>
          <w:rFonts w:ascii="Times New Roman" w:eastAsia="宋体" w:hAnsi="Times New Roman" w:cs="Times New Roman" w:hint="eastAsia"/>
          <w:color w:val="002060"/>
          <w:sz w:val="24"/>
          <w:shd w:val="clear" w:color="auto" w:fill="FFFFFF"/>
        </w:rPr>
        <w:t>lead to diverse underlying shortages.</w:t>
      </w:r>
      <w:r w:rsidR="00710B7D">
        <w:rPr>
          <w:rFonts w:ascii="Times New Roman" w:eastAsia="宋体" w:hAnsi="Times New Roman" w:cs="Times New Roman"/>
          <w:color w:val="002060"/>
          <w:sz w:val="24"/>
          <w:shd w:val="clear" w:color="auto" w:fill="FFFFFF"/>
        </w:rPr>
        <w:t xml:space="preserve"> </w:t>
      </w:r>
      <w:del w:id="18" w:author="user" w:date="2021-10-14T18:10:00Z">
        <w:r w:rsidDel="00710B7D">
          <w:rPr>
            <w:rFonts w:ascii="Times New Roman" w:eastAsia="宋体" w:hAnsi="Times New Roman" w:cs="Times New Roman" w:hint="eastAsia"/>
            <w:color w:val="002060"/>
            <w:sz w:val="24"/>
            <w:shd w:val="clear" w:color="auto" w:fill="FFFFFF"/>
          </w:rPr>
          <w:br/>
        </w:r>
      </w:del>
      <w:r>
        <w:rPr>
          <w:rFonts w:ascii="Times New Roman" w:eastAsia="宋体" w:hAnsi="Times New Roman" w:cs="Times New Roman" w:hint="eastAsia"/>
          <w:color w:val="002060"/>
          <w:sz w:val="24"/>
          <w:shd w:val="clear" w:color="auto" w:fill="FFFFFF"/>
        </w:rPr>
        <w:t>Therefore, it is problematic that parents encourage their children to work hard by giving money. From one angle, it suggests that children may not pay attention to the really useful knowledge, but focus on the following reward. Then</w:t>
      </w:r>
      <w:commentRangeStart w:id="19"/>
      <w:r w:rsidR="00E02A72">
        <w:rPr>
          <w:rFonts w:ascii="Times New Roman" w:eastAsia="宋体" w:hAnsi="Times New Roman" w:cs="Times New Roman"/>
          <w:b/>
          <w:color w:val="FF0000"/>
          <w:sz w:val="24"/>
          <w:shd w:val="clear" w:color="auto" w:fill="FFFFFF"/>
        </w:rPr>
        <w:t>,</w:t>
      </w:r>
      <w:commentRangeEnd w:id="19"/>
      <w:r w:rsidR="00710B7D">
        <w:rPr>
          <w:rStyle w:val="ac"/>
        </w:rPr>
        <w:commentReference w:id="19"/>
      </w:r>
      <w:r>
        <w:rPr>
          <w:rFonts w:ascii="Times New Roman" w:eastAsia="宋体" w:hAnsi="Times New Roman" w:cs="Times New Roman" w:hint="eastAsia"/>
          <w:color w:val="002060"/>
          <w:sz w:val="24"/>
          <w:shd w:val="clear" w:color="auto" w:fill="FFFFFF"/>
        </w:rPr>
        <w:t xml:space="preserve"> the children may not dive into important academic researches since it is inefficient to work for difficult academic problems. It will limit their future career development. Without any exaggeration, even though some young children really like studying, they will not pay close attention to the textbooks unrelated to the high grade. </w:t>
      </w:r>
      <w:commentRangeStart w:id="20"/>
      <w:r w:rsidRPr="00E02A72">
        <w:rPr>
          <w:rFonts w:ascii="Times New Roman" w:eastAsia="宋体" w:hAnsi="Times New Roman" w:cs="Times New Roman" w:hint="eastAsia"/>
          <w:strike/>
          <w:color w:val="FF0000"/>
          <w:sz w:val="24"/>
          <w:shd w:val="clear" w:color="auto" w:fill="FFFFFF"/>
        </w:rPr>
        <w:t xml:space="preserve">It will cause </w:t>
      </w:r>
      <w:proofErr w:type="spellStart"/>
      <w:r w:rsidRPr="00E02A72">
        <w:rPr>
          <w:rFonts w:ascii="Times New Roman" w:eastAsia="宋体" w:hAnsi="Times New Roman" w:cs="Times New Roman" w:hint="eastAsia"/>
          <w:strike/>
          <w:color w:val="FF0000"/>
          <w:sz w:val="24"/>
          <w:shd w:val="clear" w:color="auto" w:fill="FFFFFF"/>
        </w:rPr>
        <w:t>that</w:t>
      </w:r>
      <w:r w:rsidR="00E02A72" w:rsidRPr="00E02A72">
        <w:rPr>
          <w:rFonts w:ascii="Times New Roman" w:eastAsia="宋体" w:hAnsi="Times New Roman" w:cs="Times New Roman"/>
          <w:b/>
          <w:color w:val="FF0000"/>
          <w:sz w:val="24"/>
          <w:shd w:val="clear" w:color="auto" w:fill="FFFFFF"/>
        </w:rPr>
        <w:t>Consequently</w:t>
      </w:r>
      <w:proofErr w:type="spellEnd"/>
      <w:r w:rsidR="00E02A72" w:rsidRPr="00E02A72">
        <w:rPr>
          <w:rFonts w:ascii="Times New Roman" w:eastAsia="宋体" w:hAnsi="Times New Roman" w:cs="Times New Roman"/>
          <w:b/>
          <w:color w:val="FF0000"/>
          <w:sz w:val="24"/>
          <w:shd w:val="clear" w:color="auto" w:fill="FFFFFF"/>
        </w:rPr>
        <w:t>,</w:t>
      </w:r>
      <w:r w:rsidRPr="00E02A72">
        <w:rPr>
          <w:rFonts w:ascii="Times New Roman" w:eastAsia="宋体" w:hAnsi="Times New Roman" w:cs="Times New Roman" w:hint="eastAsia"/>
          <w:b/>
          <w:color w:val="FF0000"/>
          <w:sz w:val="24"/>
          <w:shd w:val="clear" w:color="auto" w:fill="FFFFFF"/>
        </w:rPr>
        <w:t xml:space="preserve"> </w:t>
      </w:r>
      <w:commentRangeEnd w:id="20"/>
      <w:r w:rsidR="00710B7D">
        <w:rPr>
          <w:rStyle w:val="ac"/>
        </w:rPr>
        <w:commentReference w:id="20"/>
      </w:r>
      <w:r>
        <w:rPr>
          <w:rFonts w:ascii="Times New Roman" w:eastAsia="宋体" w:hAnsi="Times New Roman" w:cs="Times New Roman" w:hint="eastAsia"/>
          <w:color w:val="002060"/>
          <w:sz w:val="24"/>
          <w:shd w:val="clear" w:color="auto" w:fill="FFFFFF"/>
        </w:rPr>
        <w:t xml:space="preserve">they </w:t>
      </w:r>
      <w:commentRangeStart w:id="21"/>
      <w:r>
        <w:rPr>
          <w:rFonts w:ascii="Times New Roman" w:eastAsia="宋体" w:hAnsi="Times New Roman" w:cs="Times New Roman" w:hint="eastAsia"/>
          <w:color w:val="002060"/>
          <w:sz w:val="24"/>
          <w:shd w:val="clear" w:color="auto" w:fill="FFFFFF"/>
        </w:rPr>
        <w:t>could</w:t>
      </w:r>
      <w:r w:rsidRPr="00E02A72">
        <w:rPr>
          <w:rFonts w:ascii="Times New Roman" w:eastAsia="宋体" w:hAnsi="Times New Roman" w:cs="Times New Roman" w:hint="eastAsia"/>
          <w:strike/>
          <w:color w:val="FF0000"/>
          <w:sz w:val="24"/>
          <w:shd w:val="clear" w:color="auto" w:fill="FFFFFF"/>
        </w:rPr>
        <w:t>n't</w:t>
      </w:r>
      <w:r>
        <w:rPr>
          <w:rFonts w:ascii="Times New Roman" w:eastAsia="宋体" w:hAnsi="Times New Roman" w:cs="Times New Roman" w:hint="eastAsia"/>
          <w:color w:val="002060"/>
          <w:sz w:val="24"/>
          <w:shd w:val="clear" w:color="auto" w:fill="FFFFFF"/>
        </w:rPr>
        <w:t xml:space="preserve"> </w:t>
      </w:r>
      <w:r w:rsidR="00E02A72" w:rsidRPr="00E02A72">
        <w:rPr>
          <w:rFonts w:ascii="Times New Roman" w:eastAsia="宋体" w:hAnsi="Times New Roman" w:cs="Times New Roman"/>
          <w:b/>
          <w:color w:val="FF0000"/>
          <w:sz w:val="24"/>
          <w:shd w:val="clear" w:color="auto" w:fill="FFFFFF"/>
        </w:rPr>
        <w:t xml:space="preserve">not </w:t>
      </w:r>
      <w:commentRangeEnd w:id="21"/>
      <w:r w:rsidR="00AE1FF9">
        <w:rPr>
          <w:rStyle w:val="ac"/>
        </w:rPr>
        <w:commentReference w:id="21"/>
      </w:r>
      <w:r>
        <w:rPr>
          <w:rFonts w:ascii="Times New Roman" w:eastAsia="宋体" w:hAnsi="Times New Roman" w:cs="Times New Roman" w:hint="eastAsia"/>
          <w:color w:val="002060"/>
          <w:sz w:val="24"/>
          <w:shd w:val="clear" w:color="auto" w:fill="FFFFFF"/>
        </w:rPr>
        <w:t>enjoy the beauty of knowledge. On the contrary, if some parents encourage their children in other ways, such as go hiking with them or eat a delicious meal in a restaurant, their children will also be motivated to get good grades on the next exam.</w:t>
      </w:r>
    </w:p>
    <w:tbl>
      <w:tblPr>
        <w:tblStyle w:val="a7"/>
        <w:tblW w:w="0" w:type="auto"/>
        <w:tblLook w:val="04A0" w:firstRow="1" w:lastRow="0" w:firstColumn="1" w:lastColumn="0" w:noHBand="0" w:noVBand="1"/>
      </w:tblPr>
      <w:tblGrid>
        <w:gridCol w:w="8522"/>
      </w:tblGrid>
      <w:tr w:rsidR="008B6B7B" w14:paraId="065AB5AD" w14:textId="77777777" w:rsidTr="00325C8A">
        <w:tc>
          <w:tcPr>
            <w:tcW w:w="8522" w:type="dxa"/>
          </w:tcPr>
          <w:p w14:paraId="728F8127" w14:textId="6D447436" w:rsidR="008B6B7B" w:rsidRPr="001674B7" w:rsidRDefault="008B6B7B" w:rsidP="00325C8A">
            <w:pPr>
              <w:tabs>
                <w:tab w:val="left" w:pos="6497"/>
              </w:tabs>
              <w:rPr>
                <w:rFonts w:ascii="Times New Roman" w:hAnsi="Times New Roman" w:cs="Times New Roman"/>
                <w:b/>
                <w:color w:val="002060"/>
                <w:sz w:val="24"/>
              </w:rPr>
            </w:pPr>
            <w:r w:rsidRPr="001674B7">
              <w:rPr>
                <w:rFonts w:ascii="Times New Roman" w:eastAsia="宋体" w:hAnsi="Times New Roman" w:cs="Times New Roman"/>
                <w:b/>
                <w:color w:val="002060"/>
                <w:sz w:val="24"/>
                <w:shd w:val="clear" w:color="auto" w:fill="FFFFFF"/>
              </w:rPr>
              <w:t xml:space="preserve">Note: </w:t>
            </w:r>
            <w:r w:rsidRPr="007046E2">
              <w:rPr>
                <w:rFonts w:ascii="Times New Roman" w:hAnsi="Times New Roman" w:cs="Times New Roman"/>
                <w:b/>
                <w:color w:val="002060"/>
                <w:sz w:val="24"/>
              </w:rPr>
              <w:t xml:space="preserve">Good job since you were able give a reason to justify your opinion, with </w:t>
            </w:r>
            <w:r>
              <w:rPr>
                <w:rFonts w:ascii="Times New Roman" w:hAnsi="Times New Roman" w:cs="Times New Roman"/>
                <w:b/>
                <w:color w:val="002060"/>
                <w:sz w:val="24"/>
              </w:rPr>
              <w:t xml:space="preserve">some </w:t>
            </w:r>
            <w:r w:rsidRPr="007046E2">
              <w:rPr>
                <w:rFonts w:ascii="Times New Roman" w:hAnsi="Times New Roman" w:cs="Times New Roman"/>
                <w:b/>
                <w:color w:val="002060"/>
                <w:sz w:val="24"/>
              </w:rPr>
              <w:t>inaccuracies noted.</w:t>
            </w:r>
            <w:r>
              <w:rPr>
                <w:rFonts w:ascii="Times New Roman" w:hAnsi="Times New Roman" w:cs="Times New Roman"/>
                <w:b/>
                <w:color w:val="002060"/>
                <w:sz w:val="24"/>
              </w:rPr>
              <w:t xml:space="preserve"> Also, I suggest you change the structure to have a be</w:t>
            </w:r>
            <w:r w:rsidR="006001EC">
              <w:rPr>
                <w:rFonts w:ascii="Times New Roman" w:hAnsi="Times New Roman" w:cs="Times New Roman"/>
                <w:b/>
                <w:color w:val="002060"/>
                <w:sz w:val="24"/>
              </w:rPr>
              <w:t>t</w:t>
            </w:r>
            <w:r>
              <w:rPr>
                <w:rFonts w:ascii="Times New Roman" w:hAnsi="Times New Roman" w:cs="Times New Roman"/>
                <w:b/>
                <w:color w:val="002060"/>
                <w:sz w:val="24"/>
              </w:rPr>
              <w:t>ter flow of ideas.</w:t>
            </w:r>
          </w:p>
        </w:tc>
      </w:tr>
    </w:tbl>
    <w:p w14:paraId="61691C00" w14:textId="77777777" w:rsidR="006001EC" w:rsidRDefault="00A6389E">
      <w:pPr>
        <w:rPr>
          <w:rFonts w:ascii="Times New Roman" w:eastAsia="宋体" w:hAnsi="Times New Roman" w:cs="Times New Roman"/>
          <w:color w:val="002060"/>
          <w:sz w:val="24"/>
          <w:shd w:val="clear" w:color="auto" w:fill="FFFFFF"/>
        </w:rPr>
      </w:pPr>
      <w:r>
        <w:rPr>
          <w:rFonts w:ascii="Times New Roman" w:eastAsia="宋体" w:hAnsi="Times New Roman" w:cs="Times New Roman" w:hint="eastAsia"/>
          <w:color w:val="002060"/>
          <w:sz w:val="24"/>
          <w:shd w:val="clear" w:color="auto" w:fill="FFFFFF"/>
        </w:rPr>
        <w:br/>
        <w:t xml:space="preserve">Furthermore, young children cannot control themselves easily. They may buy </w:t>
      </w:r>
      <w:commentRangeStart w:id="22"/>
      <w:r w:rsidRPr="00E02A72">
        <w:rPr>
          <w:rFonts w:ascii="Times New Roman" w:eastAsia="宋体" w:hAnsi="Times New Roman" w:cs="Times New Roman" w:hint="eastAsia"/>
          <w:strike/>
          <w:color w:val="FF0000"/>
          <w:sz w:val="24"/>
          <w:shd w:val="clear" w:color="auto" w:fill="FFFFFF"/>
        </w:rPr>
        <w:t xml:space="preserve">a lot </w:t>
      </w:r>
      <w:proofErr w:type="spellStart"/>
      <w:r w:rsidRPr="00E02A72">
        <w:rPr>
          <w:rFonts w:ascii="Times New Roman" w:eastAsia="宋体" w:hAnsi="Times New Roman" w:cs="Times New Roman" w:hint="eastAsia"/>
          <w:strike/>
          <w:color w:val="FF0000"/>
          <w:sz w:val="24"/>
          <w:shd w:val="clear" w:color="auto" w:fill="FFFFFF"/>
        </w:rPr>
        <w:t>of</w:t>
      </w:r>
      <w:r w:rsidR="00E02A72" w:rsidRPr="00E02A72">
        <w:rPr>
          <w:rFonts w:ascii="Times New Roman" w:eastAsia="宋体" w:hAnsi="Times New Roman" w:cs="Times New Roman"/>
          <w:b/>
          <w:color w:val="FF0000"/>
          <w:sz w:val="24"/>
          <w:shd w:val="clear" w:color="auto" w:fill="FFFFFF"/>
        </w:rPr>
        <w:t>many</w:t>
      </w:r>
      <w:proofErr w:type="spellEnd"/>
      <w:r w:rsidRPr="00E02A72">
        <w:rPr>
          <w:rFonts w:ascii="Times New Roman" w:eastAsia="宋体" w:hAnsi="Times New Roman" w:cs="Times New Roman" w:hint="eastAsia"/>
          <w:color w:val="FF0000"/>
          <w:sz w:val="24"/>
          <w:shd w:val="clear" w:color="auto" w:fill="FFFFFF"/>
        </w:rPr>
        <w:t xml:space="preserve"> </w:t>
      </w:r>
      <w:commentRangeEnd w:id="22"/>
      <w:r w:rsidR="00710B7D">
        <w:rPr>
          <w:rStyle w:val="ac"/>
        </w:rPr>
        <w:commentReference w:id="22"/>
      </w:r>
      <w:r>
        <w:rPr>
          <w:rFonts w:ascii="Times New Roman" w:eastAsia="宋体" w:hAnsi="Times New Roman" w:cs="Times New Roman" w:hint="eastAsia"/>
          <w:color w:val="002060"/>
          <w:sz w:val="24"/>
          <w:shd w:val="clear" w:color="auto" w:fill="FFFFFF"/>
        </w:rPr>
        <w:t xml:space="preserve">beautiful toys without further thinking. Thus, they will spend a gigantic amount of money very quickly. </w:t>
      </w:r>
      <w:commentRangeStart w:id="23"/>
      <w:r>
        <w:rPr>
          <w:rFonts w:ascii="Times New Roman" w:eastAsia="宋体" w:hAnsi="Times New Roman" w:cs="Times New Roman" w:hint="eastAsia"/>
          <w:color w:val="002060"/>
          <w:sz w:val="24"/>
          <w:shd w:val="clear" w:color="auto" w:fill="FFFFFF"/>
        </w:rPr>
        <w:t>What</w:t>
      </w:r>
      <w:r w:rsidRPr="00E02A72">
        <w:rPr>
          <w:rFonts w:ascii="Times New Roman" w:eastAsia="宋体" w:hAnsi="Times New Roman" w:cs="Times New Roman" w:hint="eastAsia"/>
          <w:strike/>
          <w:color w:val="FF0000"/>
          <w:sz w:val="24"/>
          <w:shd w:val="clear" w:color="auto" w:fill="FFFFFF"/>
        </w:rPr>
        <w:t>'s</w:t>
      </w:r>
      <w:r>
        <w:rPr>
          <w:rFonts w:ascii="Times New Roman" w:eastAsia="宋体" w:hAnsi="Times New Roman" w:cs="Times New Roman" w:hint="eastAsia"/>
          <w:color w:val="002060"/>
          <w:sz w:val="24"/>
          <w:shd w:val="clear" w:color="auto" w:fill="FFFFFF"/>
        </w:rPr>
        <w:t xml:space="preserve"> </w:t>
      </w:r>
      <w:r w:rsidR="00E02A72" w:rsidRPr="00E02A72">
        <w:rPr>
          <w:rFonts w:ascii="Times New Roman" w:eastAsia="宋体" w:hAnsi="Times New Roman" w:cs="Times New Roman"/>
          <w:b/>
          <w:color w:val="FF0000"/>
          <w:sz w:val="24"/>
          <w:shd w:val="clear" w:color="auto" w:fill="FFFFFF"/>
        </w:rPr>
        <w:t xml:space="preserve">is </w:t>
      </w:r>
      <w:commentRangeEnd w:id="23"/>
      <w:r w:rsidR="00AE1FF9">
        <w:rPr>
          <w:rStyle w:val="ac"/>
        </w:rPr>
        <w:commentReference w:id="23"/>
      </w:r>
      <w:r>
        <w:rPr>
          <w:rFonts w:ascii="Times New Roman" w:eastAsia="宋体" w:hAnsi="Times New Roman" w:cs="Times New Roman" w:hint="eastAsia"/>
          <w:color w:val="002060"/>
          <w:sz w:val="24"/>
          <w:shd w:val="clear" w:color="auto" w:fill="FFFFFF"/>
        </w:rPr>
        <w:t xml:space="preserve">more, </w:t>
      </w:r>
      <w:commentRangeStart w:id="24"/>
      <w:proofErr w:type="spellStart"/>
      <w:r w:rsidRPr="00E02A72">
        <w:rPr>
          <w:rFonts w:ascii="Times New Roman" w:eastAsia="宋体" w:hAnsi="Times New Roman" w:cs="Times New Roman" w:hint="eastAsia"/>
          <w:strike/>
          <w:color w:val="FF0000"/>
          <w:sz w:val="24"/>
          <w:shd w:val="clear" w:color="auto" w:fill="FFFFFF"/>
        </w:rPr>
        <w:t>children</w:t>
      </w:r>
      <w:r w:rsidR="00E02A72" w:rsidRPr="00E02A72">
        <w:rPr>
          <w:rFonts w:ascii="Times New Roman" w:eastAsia="宋体" w:hAnsi="Times New Roman" w:cs="Times New Roman"/>
          <w:b/>
          <w:color w:val="FF0000"/>
          <w:sz w:val="24"/>
          <w:shd w:val="clear" w:color="auto" w:fill="FFFFFF"/>
        </w:rPr>
        <w:t>youngsters</w:t>
      </w:r>
      <w:commentRangeEnd w:id="24"/>
      <w:proofErr w:type="spellEnd"/>
      <w:r w:rsidR="00710B7D">
        <w:rPr>
          <w:rStyle w:val="ac"/>
        </w:rPr>
        <w:commentReference w:id="24"/>
      </w:r>
      <w:r w:rsidRPr="00E02A72">
        <w:rPr>
          <w:rFonts w:ascii="Times New Roman" w:eastAsia="宋体" w:hAnsi="Times New Roman" w:cs="Times New Roman" w:hint="eastAsia"/>
          <w:color w:val="FF0000"/>
          <w:sz w:val="24"/>
          <w:shd w:val="clear" w:color="auto" w:fill="FFFFFF"/>
        </w:rPr>
        <w:t xml:space="preserve"> </w:t>
      </w:r>
      <w:r>
        <w:rPr>
          <w:rFonts w:ascii="Times New Roman" w:eastAsia="宋体" w:hAnsi="Times New Roman" w:cs="Times New Roman" w:hint="eastAsia"/>
          <w:color w:val="002060"/>
          <w:sz w:val="24"/>
          <w:shd w:val="clear" w:color="auto" w:fill="FFFFFF"/>
        </w:rPr>
        <w:t xml:space="preserve">may cheat in the exam for getting high grades. They may learn bad habits or become dishonest in order to get the reward. If their parents or teachers </w:t>
      </w:r>
      <w:commentRangeStart w:id="25"/>
      <w:r>
        <w:rPr>
          <w:rFonts w:ascii="Times New Roman" w:eastAsia="宋体" w:hAnsi="Times New Roman" w:cs="Times New Roman" w:hint="eastAsia"/>
          <w:color w:val="002060"/>
          <w:sz w:val="24"/>
          <w:shd w:val="clear" w:color="auto" w:fill="FFFFFF"/>
        </w:rPr>
        <w:t>do</w:t>
      </w:r>
      <w:r w:rsidRPr="00E02A72">
        <w:rPr>
          <w:rFonts w:ascii="Times New Roman" w:eastAsia="宋体" w:hAnsi="Times New Roman" w:cs="Times New Roman" w:hint="eastAsia"/>
          <w:strike/>
          <w:color w:val="FF0000"/>
          <w:sz w:val="24"/>
          <w:shd w:val="clear" w:color="auto" w:fill="FFFFFF"/>
        </w:rPr>
        <w:t>n't</w:t>
      </w:r>
      <w:r>
        <w:rPr>
          <w:rFonts w:ascii="Times New Roman" w:eastAsia="宋体" w:hAnsi="Times New Roman" w:cs="Times New Roman" w:hint="eastAsia"/>
          <w:color w:val="002060"/>
          <w:sz w:val="24"/>
          <w:shd w:val="clear" w:color="auto" w:fill="FFFFFF"/>
        </w:rPr>
        <w:t xml:space="preserve"> </w:t>
      </w:r>
      <w:r w:rsidR="00E02A72" w:rsidRPr="00E02A72">
        <w:rPr>
          <w:rFonts w:ascii="Times New Roman" w:eastAsia="宋体" w:hAnsi="Times New Roman" w:cs="Times New Roman"/>
          <w:b/>
          <w:color w:val="FF0000"/>
          <w:sz w:val="24"/>
          <w:shd w:val="clear" w:color="auto" w:fill="FFFFFF"/>
        </w:rPr>
        <w:t xml:space="preserve">not </w:t>
      </w:r>
      <w:commentRangeEnd w:id="25"/>
      <w:r w:rsidR="00AE1FF9">
        <w:rPr>
          <w:rStyle w:val="ac"/>
        </w:rPr>
        <w:commentReference w:id="25"/>
      </w:r>
      <w:r>
        <w:rPr>
          <w:rFonts w:ascii="Times New Roman" w:eastAsia="宋体" w:hAnsi="Times New Roman" w:cs="Times New Roman" w:hint="eastAsia"/>
          <w:color w:val="002060"/>
          <w:sz w:val="24"/>
          <w:shd w:val="clear" w:color="auto" w:fill="FFFFFF"/>
        </w:rPr>
        <w:t xml:space="preserve">teach them seriously, the money will ruin their lives. It really challenges the children, parents, and teachers. Therefore, giving </w:t>
      </w:r>
      <w:commentRangeStart w:id="26"/>
      <w:proofErr w:type="spellStart"/>
      <w:r w:rsidRPr="00E02A72">
        <w:rPr>
          <w:rFonts w:ascii="Times New Roman" w:eastAsia="宋体" w:hAnsi="Times New Roman" w:cs="Times New Roman" w:hint="eastAsia"/>
          <w:strike/>
          <w:color w:val="FF0000"/>
          <w:sz w:val="24"/>
          <w:shd w:val="clear" w:color="auto" w:fill="FFFFFF"/>
        </w:rPr>
        <w:t>children</w:t>
      </w:r>
      <w:r w:rsidR="00E02A72" w:rsidRPr="00E02A72">
        <w:rPr>
          <w:rFonts w:ascii="Times New Roman" w:eastAsia="宋体" w:hAnsi="Times New Roman" w:cs="Times New Roman"/>
          <w:b/>
          <w:color w:val="FF0000"/>
          <w:sz w:val="24"/>
          <w:shd w:val="clear" w:color="auto" w:fill="FFFFFF"/>
        </w:rPr>
        <w:t>young</w:t>
      </w:r>
      <w:proofErr w:type="spellEnd"/>
      <w:r w:rsidR="00E02A72" w:rsidRPr="00E02A72">
        <w:rPr>
          <w:rFonts w:ascii="Times New Roman" w:eastAsia="宋体" w:hAnsi="Times New Roman" w:cs="Times New Roman"/>
          <w:b/>
          <w:color w:val="FF0000"/>
          <w:sz w:val="24"/>
          <w:shd w:val="clear" w:color="auto" w:fill="FFFFFF"/>
        </w:rPr>
        <w:t xml:space="preserve"> individuals</w:t>
      </w:r>
      <w:r w:rsidRPr="00E02A72">
        <w:rPr>
          <w:rFonts w:ascii="Times New Roman" w:eastAsia="宋体" w:hAnsi="Times New Roman" w:cs="Times New Roman" w:hint="eastAsia"/>
          <w:color w:val="FF0000"/>
          <w:sz w:val="24"/>
          <w:shd w:val="clear" w:color="auto" w:fill="FFFFFF"/>
        </w:rPr>
        <w:t xml:space="preserve"> </w:t>
      </w:r>
      <w:commentRangeEnd w:id="26"/>
      <w:r w:rsidR="00710B7D">
        <w:rPr>
          <w:rStyle w:val="ac"/>
        </w:rPr>
        <w:commentReference w:id="26"/>
      </w:r>
      <w:r>
        <w:rPr>
          <w:rFonts w:ascii="Times New Roman" w:eastAsia="宋体" w:hAnsi="Times New Roman" w:cs="Times New Roman" w:hint="eastAsia"/>
          <w:color w:val="002060"/>
          <w:sz w:val="24"/>
          <w:shd w:val="clear" w:color="auto" w:fill="FFFFFF"/>
        </w:rPr>
        <w:t xml:space="preserve">money directly as a reward </w:t>
      </w:r>
      <w:commentRangeStart w:id="27"/>
      <w:r>
        <w:rPr>
          <w:rFonts w:ascii="Times New Roman" w:eastAsia="宋体" w:hAnsi="Times New Roman" w:cs="Times New Roman" w:hint="eastAsia"/>
          <w:color w:val="002060"/>
          <w:sz w:val="24"/>
          <w:shd w:val="clear" w:color="auto" w:fill="FFFFFF"/>
        </w:rPr>
        <w:t>is</w:t>
      </w:r>
      <w:r w:rsidRPr="00E02A72">
        <w:rPr>
          <w:rFonts w:ascii="Times New Roman" w:eastAsia="宋体" w:hAnsi="Times New Roman" w:cs="Times New Roman" w:hint="eastAsia"/>
          <w:strike/>
          <w:color w:val="FF0000"/>
          <w:sz w:val="24"/>
          <w:shd w:val="clear" w:color="auto" w:fill="FFFFFF"/>
        </w:rPr>
        <w:t>n't</w:t>
      </w:r>
      <w:r>
        <w:rPr>
          <w:rFonts w:ascii="Times New Roman" w:eastAsia="宋体" w:hAnsi="Times New Roman" w:cs="Times New Roman" w:hint="eastAsia"/>
          <w:color w:val="002060"/>
          <w:sz w:val="24"/>
          <w:shd w:val="clear" w:color="auto" w:fill="FFFFFF"/>
        </w:rPr>
        <w:t xml:space="preserve"> </w:t>
      </w:r>
      <w:r w:rsidR="00E02A72" w:rsidRPr="00E02A72">
        <w:rPr>
          <w:rFonts w:ascii="Times New Roman" w:eastAsia="宋体" w:hAnsi="Times New Roman" w:cs="Times New Roman"/>
          <w:b/>
          <w:color w:val="FF0000"/>
          <w:sz w:val="24"/>
          <w:shd w:val="clear" w:color="auto" w:fill="FFFFFF"/>
        </w:rPr>
        <w:t xml:space="preserve">not </w:t>
      </w:r>
      <w:commentRangeEnd w:id="27"/>
      <w:r w:rsidR="00AE1FF9">
        <w:rPr>
          <w:rStyle w:val="ac"/>
        </w:rPr>
        <w:commentReference w:id="27"/>
      </w:r>
      <w:r>
        <w:rPr>
          <w:rFonts w:ascii="Times New Roman" w:eastAsia="宋体" w:hAnsi="Times New Roman" w:cs="Times New Roman" w:hint="eastAsia"/>
          <w:color w:val="002060"/>
          <w:sz w:val="24"/>
          <w:shd w:val="clear" w:color="auto" w:fill="FFFFFF"/>
        </w:rPr>
        <w:t xml:space="preserve">an effective strategy. </w:t>
      </w:r>
    </w:p>
    <w:tbl>
      <w:tblPr>
        <w:tblStyle w:val="a7"/>
        <w:tblW w:w="0" w:type="auto"/>
        <w:tblLook w:val="04A0" w:firstRow="1" w:lastRow="0" w:firstColumn="1" w:lastColumn="0" w:noHBand="0" w:noVBand="1"/>
      </w:tblPr>
      <w:tblGrid>
        <w:gridCol w:w="8522"/>
      </w:tblGrid>
      <w:tr w:rsidR="006001EC" w14:paraId="54150EAD" w14:textId="77777777" w:rsidTr="00325C8A">
        <w:tc>
          <w:tcPr>
            <w:tcW w:w="8522" w:type="dxa"/>
          </w:tcPr>
          <w:p w14:paraId="18641F64" w14:textId="6AF5750D" w:rsidR="006001EC" w:rsidRPr="001674B7" w:rsidRDefault="006001EC" w:rsidP="006001EC">
            <w:pPr>
              <w:tabs>
                <w:tab w:val="left" w:pos="6497"/>
              </w:tabs>
              <w:rPr>
                <w:rFonts w:ascii="Times New Roman" w:hAnsi="Times New Roman" w:cs="Times New Roman"/>
                <w:b/>
                <w:color w:val="002060"/>
                <w:sz w:val="24"/>
              </w:rPr>
            </w:pPr>
            <w:r w:rsidRPr="001674B7">
              <w:rPr>
                <w:rFonts w:ascii="Times New Roman" w:eastAsia="宋体" w:hAnsi="Times New Roman" w:cs="Times New Roman"/>
                <w:b/>
                <w:color w:val="002060"/>
                <w:sz w:val="24"/>
                <w:shd w:val="clear" w:color="auto" w:fill="FFFFFF"/>
              </w:rPr>
              <w:t xml:space="preserve">Note: </w:t>
            </w:r>
            <w:r w:rsidRPr="007046E2">
              <w:rPr>
                <w:rFonts w:ascii="Times New Roman" w:hAnsi="Times New Roman" w:cs="Times New Roman"/>
                <w:b/>
                <w:color w:val="002060"/>
                <w:sz w:val="24"/>
              </w:rPr>
              <w:t xml:space="preserve">Good job since you were able give another reason to </w:t>
            </w:r>
            <w:r>
              <w:rPr>
                <w:rFonts w:ascii="Times New Roman" w:hAnsi="Times New Roman" w:cs="Times New Roman"/>
                <w:b/>
                <w:color w:val="002060"/>
                <w:sz w:val="24"/>
              </w:rPr>
              <w:t>warrant</w:t>
            </w:r>
            <w:r w:rsidRPr="007046E2">
              <w:rPr>
                <w:rFonts w:ascii="Times New Roman" w:hAnsi="Times New Roman" w:cs="Times New Roman"/>
                <w:b/>
                <w:color w:val="002060"/>
                <w:sz w:val="24"/>
              </w:rPr>
              <w:t xml:space="preserve"> your opinion, with </w:t>
            </w:r>
            <w:r>
              <w:rPr>
                <w:rFonts w:ascii="Times New Roman" w:hAnsi="Times New Roman" w:cs="Times New Roman"/>
                <w:b/>
                <w:color w:val="002060"/>
                <w:sz w:val="24"/>
              </w:rPr>
              <w:t>some</w:t>
            </w:r>
            <w:r w:rsidRPr="007046E2">
              <w:rPr>
                <w:rFonts w:ascii="Times New Roman" w:hAnsi="Times New Roman" w:cs="Times New Roman"/>
                <w:b/>
                <w:color w:val="002060"/>
                <w:sz w:val="24"/>
              </w:rPr>
              <w:t xml:space="preserve"> errors in the accuracy of language seen.</w:t>
            </w:r>
          </w:p>
        </w:tc>
      </w:tr>
    </w:tbl>
    <w:p w14:paraId="1D190326" w14:textId="3C2B3A51" w:rsidR="00AC77C6" w:rsidRDefault="00A6389E">
      <w:pPr>
        <w:rPr>
          <w:rFonts w:ascii="Times New Roman" w:eastAsia="宋体" w:hAnsi="Times New Roman" w:cs="Times New Roman"/>
          <w:color w:val="002060"/>
          <w:sz w:val="24"/>
          <w:shd w:val="clear" w:color="auto" w:fill="FFFFFF"/>
        </w:rPr>
      </w:pPr>
      <w:r>
        <w:rPr>
          <w:rFonts w:ascii="Times New Roman" w:eastAsia="宋体" w:hAnsi="Times New Roman" w:cs="Times New Roman" w:hint="eastAsia"/>
          <w:color w:val="002060"/>
          <w:sz w:val="24"/>
          <w:shd w:val="clear" w:color="auto" w:fill="FFFFFF"/>
        </w:rPr>
        <w:br/>
      </w:r>
      <w:commentRangeStart w:id="28"/>
      <w:r w:rsidRPr="00E02A72">
        <w:rPr>
          <w:rFonts w:ascii="Times New Roman" w:eastAsia="宋体" w:hAnsi="Times New Roman" w:cs="Times New Roman" w:hint="eastAsia"/>
          <w:strike/>
          <w:color w:val="FF0000"/>
          <w:sz w:val="24"/>
          <w:shd w:val="clear" w:color="auto" w:fill="FFFFFF"/>
        </w:rPr>
        <w:t xml:space="preserve">Everyone has his own ideas. At the same time, as an old saying goes, "Each coin has two sides" In consequence, I </w:t>
      </w:r>
      <w:commentRangeStart w:id="29"/>
      <w:r w:rsidRPr="00E02A72">
        <w:rPr>
          <w:rFonts w:ascii="Times New Roman" w:eastAsia="宋体" w:hAnsi="Times New Roman" w:cs="Times New Roman" w:hint="eastAsia"/>
          <w:strike/>
          <w:color w:val="FF0000"/>
          <w:sz w:val="24"/>
          <w:shd w:val="clear" w:color="auto" w:fill="FFFFFF"/>
        </w:rPr>
        <w:t>don't</w:t>
      </w:r>
      <w:commentRangeEnd w:id="29"/>
      <w:r w:rsidR="00710B7D">
        <w:rPr>
          <w:rStyle w:val="ac"/>
        </w:rPr>
        <w:commentReference w:id="29"/>
      </w:r>
      <w:r w:rsidRPr="00E02A72">
        <w:rPr>
          <w:rFonts w:ascii="Times New Roman" w:eastAsia="宋体" w:hAnsi="Times New Roman" w:cs="Times New Roman" w:hint="eastAsia"/>
          <w:strike/>
          <w:color w:val="FF0000"/>
          <w:sz w:val="24"/>
          <w:shd w:val="clear" w:color="auto" w:fill="FFFFFF"/>
        </w:rPr>
        <w:t xml:space="preserve"> absolutely believe that my idea is the best and compel people to reach a consensus on the issue. It is, just for me, I am prone to take the ability to maintain a friendship for long as a priority.</w:t>
      </w:r>
      <w:r w:rsidR="00E02A72" w:rsidRPr="00E02A72">
        <w:rPr>
          <w:rFonts w:ascii="Times New Roman" w:eastAsia="宋体" w:hAnsi="Times New Roman" w:cs="Times New Roman"/>
          <w:b/>
          <w:color w:val="FF0000"/>
          <w:sz w:val="24"/>
          <w:shd w:val="clear" w:color="auto" w:fill="FFFFFF"/>
        </w:rPr>
        <w:t xml:space="preserve"> </w:t>
      </w:r>
      <w:commentRangeEnd w:id="28"/>
      <w:r w:rsidR="00710B7D">
        <w:rPr>
          <w:rStyle w:val="ac"/>
        </w:rPr>
        <w:commentReference w:id="28"/>
      </w:r>
      <w:r w:rsidR="00E02A72">
        <w:rPr>
          <w:rFonts w:ascii="Times New Roman" w:eastAsia="宋体" w:hAnsi="Times New Roman" w:cs="Times New Roman"/>
          <w:b/>
          <w:color w:val="FF0000"/>
          <w:sz w:val="24"/>
          <w:shd w:val="clear" w:color="auto" w:fill="FFFFFF"/>
        </w:rPr>
        <w:t>To sum up</w:t>
      </w:r>
      <w:r w:rsidR="00E02A72" w:rsidRPr="00E02A72">
        <w:rPr>
          <w:rFonts w:ascii="Times New Roman" w:eastAsia="宋体" w:hAnsi="Times New Roman" w:cs="Times New Roman" w:hint="eastAsia"/>
          <w:b/>
          <w:color w:val="FF0000"/>
          <w:sz w:val="24"/>
          <w:shd w:val="clear" w:color="auto" w:fill="FFFFFF"/>
        </w:rPr>
        <w:t>, I</w:t>
      </w:r>
      <w:r w:rsidR="00E02A72" w:rsidRPr="00E02A72">
        <w:rPr>
          <w:rFonts w:ascii="Times New Roman" w:eastAsia="宋体" w:hAnsi="Times New Roman" w:cs="Times New Roman"/>
          <w:b/>
          <w:color w:val="FF0000"/>
          <w:sz w:val="24"/>
          <w:shd w:val="clear" w:color="auto" w:fill="FFFFFF"/>
        </w:rPr>
        <w:t xml:space="preserve"> do not think the measure of using money as a return for good grade would help youngsters make a true progress in their academic study</w:t>
      </w:r>
      <w:r w:rsidR="00E02A72">
        <w:rPr>
          <w:rFonts w:ascii="Times New Roman" w:eastAsia="宋体" w:hAnsi="Times New Roman" w:cs="Times New Roman"/>
          <w:b/>
          <w:color w:val="FF0000"/>
          <w:sz w:val="24"/>
          <w:shd w:val="clear" w:color="auto" w:fill="FFFFFF"/>
        </w:rPr>
        <w:t xml:space="preserve"> instead it will just teach them </w:t>
      </w:r>
      <w:r w:rsidR="00E02A72" w:rsidRPr="00E02A72">
        <w:rPr>
          <w:rFonts w:ascii="Times New Roman" w:eastAsia="宋体" w:hAnsi="Times New Roman" w:cs="Times New Roman"/>
          <w:b/>
          <w:color w:val="FF0000"/>
          <w:sz w:val="24"/>
          <w:shd w:val="clear" w:color="auto" w:fill="FFFFFF"/>
        </w:rPr>
        <w:t>undesirable</w:t>
      </w:r>
      <w:r w:rsidR="00E02A72">
        <w:rPr>
          <w:rFonts w:ascii="Times New Roman" w:eastAsia="宋体" w:hAnsi="Times New Roman" w:cs="Times New Roman"/>
          <w:b/>
          <w:color w:val="FF0000"/>
          <w:sz w:val="24"/>
          <w:shd w:val="clear" w:color="auto" w:fill="FFFFFF"/>
        </w:rPr>
        <w:t xml:space="preserve"> habits and make them forget the true meaning of studying.</w:t>
      </w:r>
    </w:p>
    <w:tbl>
      <w:tblPr>
        <w:tblStyle w:val="a7"/>
        <w:tblpPr w:leftFromText="180" w:rightFromText="180" w:bottomFromText="200" w:vertAnchor="text" w:horzAnchor="page" w:tblpX="1912" w:tblpY="123"/>
        <w:tblOverlap w:val="never"/>
        <w:tblW w:w="8544" w:type="dxa"/>
        <w:tblLayout w:type="fixed"/>
        <w:tblLook w:val="04A0" w:firstRow="1" w:lastRow="0" w:firstColumn="1" w:lastColumn="0" w:noHBand="0" w:noVBand="1"/>
      </w:tblPr>
      <w:tblGrid>
        <w:gridCol w:w="8544"/>
      </w:tblGrid>
      <w:tr w:rsidR="00C75577" w:rsidRPr="00BD4758" w14:paraId="7BF31A35" w14:textId="77777777" w:rsidTr="00325C8A">
        <w:trPr>
          <w:trHeight w:val="385"/>
        </w:trPr>
        <w:tc>
          <w:tcPr>
            <w:tcW w:w="8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FB633EF" w14:textId="385A0A9E" w:rsidR="00C75577" w:rsidRPr="00083C3F" w:rsidRDefault="00C75577" w:rsidP="00325C8A">
            <w:pPr>
              <w:spacing w:line="256" w:lineRule="auto"/>
              <w:rPr>
                <w:rFonts w:ascii="Times New Roman" w:hAnsi="Times New Roman" w:cs="Times New Roman"/>
                <w:b/>
                <w:color w:val="FF0000"/>
                <w:sz w:val="24"/>
              </w:rPr>
            </w:pPr>
            <w:r w:rsidRPr="00BD4758">
              <w:rPr>
                <w:rFonts w:ascii="Times New Roman" w:hAnsi="Times New Roman" w:cs="Times New Roman"/>
                <w:b/>
                <w:bCs/>
                <w:color w:val="002060"/>
                <w:sz w:val="24"/>
                <w:lang w:val="en-PH"/>
              </w:rPr>
              <w:t>Note:</w:t>
            </w:r>
            <w:r>
              <w:t xml:space="preserve">  </w:t>
            </w:r>
            <w:r w:rsidRPr="00C75577">
              <w:rPr>
                <w:rFonts w:ascii="Times New Roman" w:hAnsi="Times New Roman"/>
                <w:b/>
                <w:color w:val="002060"/>
                <w:sz w:val="24"/>
              </w:rPr>
              <w:t>Always include a conclusion for closure, reminding the contents and importance of the essay. The conclusion is your final chance to show how all the paragraphs of your essay add up to a coherent whole.</w:t>
            </w:r>
            <w:r w:rsidR="001F4ABF">
              <w:t xml:space="preserve"> </w:t>
            </w:r>
            <w:r w:rsidR="001F4ABF">
              <w:rPr>
                <w:rFonts w:ascii="Times New Roman" w:hAnsi="Times New Roman"/>
                <w:b/>
                <w:color w:val="002060"/>
                <w:sz w:val="24"/>
              </w:rPr>
              <w:t>In this part, i</w:t>
            </w:r>
            <w:r w:rsidR="001F4ABF" w:rsidRPr="001F4ABF">
              <w:rPr>
                <w:rFonts w:ascii="Times New Roman" w:hAnsi="Times New Roman"/>
                <w:b/>
                <w:color w:val="002060"/>
                <w:sz w:val="24"/>
              </w:rPr>
              <w:t xml:space="preserve">t is </w:t>
            </w:r>
            <w:r w:rsidR="001F4ABF">
              <w:rPr>
                <w:rFonts w:ascii="Times New Roman" w:hAnsi="Times New Roman"/>
                <w:b/>
                <w:color w:val="002060"/>
                <w:sz w:val="24"/>
              </w:rPr>
              <w:t xml:space="preserve">also </w:t>
            </w:r>
            <w:r w:rsidR="001F4ABF" w:rsidRPr="001F4ABF">
              <w:rPr>
                <w:rFonts w:ascii="Times New Roman" w:hAnsi="Times New Roman"/>
                <w:b/>
                <w:color w:val="002060"/>
                <w:sz w:val="24"/>
              </w:rPr>
              <w:t>important for you to reiterate your stand</w:t>
            </w:r>
            <w:r w:rsidR="001F4ABF">
              <w:rPr>
                <w:rFonts w:ascii="Times New Roman" w:hAnsi="Times New Roman"/>
                <w:b/>
                <w:color w:val="002060"/>
                <w:sz w:val="24"/>
              </w:rPr>
              <w:t>.</w:t>
            </w:r>
            <w:r w:rsidR="001F4ABF">
              <w:t xml:space="preserve"> </w:t>
            </w:r>
            <w:r w:rsidR="001F4ABF" w:rsidRPr="001F4ABF">
              <w:rPr>
                <w:rFonts w:ascii="Times New Roman" w:hAnsi="Times New Roman"/>
                <w:b/>
                <w:color w:val="002060"/>
                <w:sz w:val="24"/>
              </w:rPr>
              <w:t>FORMAT: In conclusion, [RESTATE THE OPINION]. This is because [SUMMARIZE THE POINTS YOU HAVE DISCUSSED IN THE BODY PARAGRAPH].</w:t>
            </w:r>
          </w:p>
        </w:tc>
      </w:tr>
    </w:tbl>
    <w:p w14:paraId="7F776313" w14:textId="28C29ED2" w:rsidR="00AC77C6" w:rsidRDefault="00AC77C6">
      <w:pPr>
        <w:rPr>
          <w:rFonts w:ascii="Times New Roman" w:hAnsi="Times New Roman" w:cs="Times New Roman" w:hint="eastAsia"/>
          <w:sz w:val="24"/>
          <w:lang w:val="en-PH"/>
        </w:rPr>
      </w:pPr>
    </w:p>
    <w:tbl>
      <w:tblPr>
        <w:tblStyle w:val="a7"/>
        <w:tblpPr w:leftFromText="180" w:rightFromText="180" w:vertAnchor="text" w:tblpY="1"/>
        <w:tblOverlap w:val="never"/>
        <w:tblW w:w="8522" w:type="dxa"/>
        <w:tblLayout w:type="fixed"/>
        <w:tblLook w:val="04A0" w:firstRow="1" w:lastRow="0" w:firstColumn="1" w:lastColumn="0" w:noHBand="0" w:noVBand="1"/>
      </w:tblPr>
      <w:tblGrid>
        <w:gridCol w:w="2237"/>
        <w:gridCol w:w="6285"/>
      </w:tblGrid>
      <w:tr w:rsidR="006050F9" w:rsidRPr="002775FD" w14:paraId="33B7D3CD" w14:textId="77777777" w:rsidTr="00325C8A">
        <w:trPr>
          <w:gridAfter w:val="1"/>
          <w:wAfter w:w="6285" w:type="dxa"/>
        </w:trPr>
        <w:tc>
          <w:tcPr>
            <w:tcW w:w="2237" w:type="dxa"/>
            <w:shd w:val="clear" w:color="auto" w:fill="78E67E"/>
          </w:tcPr>
          <w:p w14:paraId="1D3C7742" w14:textId="77777777" w:rsidR="006050F9" w:rsidRPr="002775FD" w:rsidRDefault="006050F9" w:rsidP="00325C8A">
            <w:pPr>
              <w:ind w:firstLine="562"/>
              <w:rPr>
                <w:rFonts w:ascii="Times New Roman" w:hAnsi="Times New Roman" w:cs="Times New Roman"/>
                <w:b/>
                <w:bCs/>
                <w:sz w:val="24"/>
              </w:rPr>
            </w:pPr>
            <w:r w:rsidRPr="002775FD">
              <w:rPr>
                <w:rFonts w:ascii="Times New Roman" w:hAnsi="Times New Roman" w:cs="Times New Roman"/>
                <w:b/>
                <w:bCs/>
                <w:sz w:val="24"/>
              </w:rPr>
              <w:t>Suggestions and Improvements</w:t>
            </w:r>
          </w:p>
        </w:tc>
      </w:tr>
      <w:tr w:rsidR="006050F9" w:rsidRPr="007F2FCB" w14:paraId="2EE2F00B" w14:textId="77777777" w:rsidTr="00325C8A">
        <w:tc>
          <w:tcPr>
            <w:tcW w:w="2237" w:type="dxa"/>
            <w:shd w:val="clear" w:color="auto" w:fill="D8D8D8" w:themeFill="background1" w:themeFillShade="D8"/>
          </w:tcPr>
          <w:p w14:paraId="2E453B7C" w14:textId="77777777" w:rsidR="006050F9" w:rsidRPr="002775FD" w:rsidRDefault="006050F9" w:rsidP="00325C8A">
            <w:pPr>
              <w:ind w:firstLine="562"/>
              <w:rPr>
                <w:rFonts w:ascii="Times New Roman" w:hAnsi="Times New Roman" w:cs="Times New Roman"/>
                <w:sz w:val="24"/>
              </w:rPr>
            </w:pPr>
            <w:r w:rsidRPr="002775FD">
              <w:rPr>
                <w:rFonts w:ascii="Times New Roman" w:hAnsi="Times New Roman" w:cs="Times New Roman"/>
                <w:b/>
                <w:bCs/>
                <w:sz w:val="24"/>
              </w:rPr>
              <w:t>Development</w:t>
            </w:r>
          </w:p>
        </w:tc>
        <w:tc>
          <w:tcPr>
            <w:tcW w:w="6285" w:type="dxa"/>
            <w:shd w:val="clear" w:color="auto" w:fill="F2F2F2" w:themeFill="background1" w:themeFillShade="F2"/>
          </w:tcPr>
          <w:p w14:paraId="16289B85" w14:textId="08C7EF9A" w:rsidR="006050F9" w:rsidRPr="00C2705F" w:rsidRDefault="006050F9" w:rsidP="00C2705F">
            <w:pPr>
              <w:pStyle w:val="ab"/>
              <w:numPr>
                <w:ilvl w:val="0"/>
                <w:numId w:val="5"/>
              </w:numPr>
              <w:rPr>
                <w:rFonts w:ascii="Times New Roman" w:hAnsi="Times New Roman" w:cs="Times New Roman" w:hint="eastAsia"/>
                <w:sz w:val="24"/>
              </w:rPr>
            </w:pPr>
            <w:r>
              <w:rPr>
                <w:rFonts w:ascii="Times New Roman" w:hAnsi="Times New Roman" w:cs="Times New Roman"/>
                <w:sz w:val="24"/>
              </w:rPr>
              <w:t>The stand was supported in the body paragraph, but there was no proper conclusion seen. Also</w:t>
            </w:r>
            <w:r w:rsidRPr="007F2FCB">
              <w:rPr>
                <w:rFonts w:ascii="Times New Roman" w:hAnsi="Times New Roman" w:cs="Times New Roman"/>
                <w:sz w:val="24"/>
              </w:rPr>
              <w:t xml:space="preserve">, </w:t>
            </w:r>
            <w:r>
              <w:rPr>
                <w:rFonts w:ascii="Times New Roman" w:hAnsi="Times New Roman" w:cs="Times New Roman"/>
                <w:sz w:val="24"/>
              </w:rPr>
              <w:t xml:space="preserve">since some parts are confusing, </w:t>
            </w:r>
            <w:r w:rsidRPr="007F2FCB">
              <w:rPr>
                <w:rFonts w:ascii="Times New Roman" w:hAnsi="Times New Roman" w:cs="Times New Roman"/>
                <w:sz w:val="24"/>
              </w:rPr>
              <w:t>I suggest that after you’ve finished writing your essay, spend a little bit of time looking it over. Even setting aside 60 seconds can give you enough time for you to skim your essay and catch any spelling or grammar errors or any sentences that aren’t clear. Fixing these little mistakes can help you from losing points when your essays are scored.</w:t>
            </w:r>
          </w:p>
        </w:tc>
      </w:tr>
      <w:tr w:rsidR="006050F9" w:rsidRPr="001862F1" w14:paraId="3264D04F" w14:textId="77777777" w:rsidTr="00325C8A">
        <w:tc>
          <w:tcPr>
            <w:tcW w:w="2237" w:type="dxa"/>
            <w:shd w:val="clear" w:color="auto" w:fill="D8D8D8" w:themeFill="background1" w:themeFillShade="D8"/>
          </w:tcPr>
          <w:p w14:paraId="531FAEB6" w14:textId="77777777" w:rsidR="006050F9" w:rsidRPr="002775FD" w:rsidRDefault="006050F9" w:rsidP="00325C8A">
            <w:pPr>
              <w:ind w:firstLine="562"/>
              <w:rPr>
                <w:rFonts w:ascii="Times New Roman" w:hAnsi="Times New Roman" w:cs="Times New Roman"/>
                <w:sz w:val="24"/>
              </w:rPr>
            </w:pPr>
            <w:r w:rsidRPr="002775FD">
              <w:rPr>
                <w:rFonts w:ascii="Times New Roman" w:hAnsi="Times New Roman" w:cs="Times New Roman"/>
                <w:b/>
                <w:bCs/>
                <w:sz w:val="24"/>
              </w:rPr>
              <w:t>Organization</w:t>
            </w:r>
          </w:p>
        </w:tc>
        <w:tc>
          <w:tcPr>
            <w:tcW w:w="6285" w:type="dxa"/>
            <w:shd w:val="clear" w:color="auto" w:fill="F2F2F2" w:themeFill="background1" w:themeFillShade="F2"/>
          </w:tcPr>
          <w:p w14:paraId="017E585C" w14:textId="77777777" w:rsidR="006050F9" w:rsidRPr="001862F1" w:rsidRDefault="006050F9" w:rsidP="00325C8A">
            <w:pPr>
              <w:ind w:firstLine="480"/>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Many TOEFL Independent Writing responses turn out to be disorganized due to a lack of prewriting. Prewriting involves two steps: brainstorming and outlining. In the brainstorming phase, just write down whatever ideas you can think of. Then move onto your outline. This is where you choose the ideas you’ll use in the essay, and you organize them into the right order. The order of your outline should match good TOEFL Independent Essay structure, providing for an introduction, body, and conclusion.</w:t>
            </w:r>
          </w:p>
          <w:p w14:paraId="67106589" w14:textId="77777777" w:rsidR="006050F9" w:rsidRPr="001862F1" w:rsidRDefault="006050F9" w:rsidP="00325C8A">
            <w:pPr>
              <w:ind w:firstLine="480"/>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w:t>
            </w:r>
          </w:p>
          <w:p w14:paraId="7B1427BC" w14:textId="77777777" w:rsidR="006050F9" w:rsidRPr="001862F1" w:rsidRDefault="006050F9" w:rsidP="00325C8A">
            <w:pPr>
              <w:ind w:firstLine="480"/>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Establishing Coherence</w:t>
            </w:r>
          </w:p>
          <w:p w14:paraId="3400C6D0" w14:textId="24477472" w:rsidR="006050F9" w:rsidRPr="00B1463A" w:rsidRDefault="006050F9" w:rsidP="00B1463A">
            <w:pPr>
              <w:ind w:firstLine="480"/>
              <w:rPr>
                <w:rFonts w:ascii="Times New Roman" w:hAnsi="Times New Roman" w:cs="Times New Roman" w:hint="eastAsia"/>
                <w:sz w:val="24"/>
                <w:shd w:val="clear" w:color="auto" w:fill="FFFFFF"/>
              </w:rPr>
            </w:pPr>
            <w:r w:rsidRPr="001862F1">
              <w:rPr>
                <w:rFonts w:ascii="Times New Roman" w:eastAsia="Helvetica" w:hAnsi="Times New Roman" w:cs="Times New Roman"/>
                <w:sz w:val="24"/>
                <w:shd w:val="clear" w:color="auto" w:fill="FFFFFF"/>
              </w:rPr>
              <w:t>It is important to focus on coherence when writing at the sentence level. However, cohesion smoothens the flow of writing and should be established. There are various ways to ensure coherent writing:</w:t>
            </w:r>
          </w:p>
          <w:p w14:paraId="1CD7FAF9" w14:textId="77777777" w:rsidR="006050F9" w:rsidRPr="001862F1" w:rsidRDefault="006050F9" w:rsidP="00325C8A">
            <w:pPr>
              <w:pStyle w:val="ab"/>
              <w:widowControl/>
              <w:numPr>
                <w:ilvl w:val="0"/>
                <w:numId w:val="1"/>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Write sentences that flow by varying the lengths and structures, the use of correct punctuation, and broadening your word choices</w:t>
            </w:r>
          </w:p>
          <w:p w14:paraId="24C3DB08" w14:textId="77777777" w:rsidR="006050F9" w:rsidRPr="001862F1" w:rsidRDefault="006050F9" w:rsidP="00325C8A">
            <w:pPr>
              <w:pStyle w:val="ab"/>
              <w:widowControl/>
              <w:numPr>
                <w:ilvl w:val="0"/>
                <w:numId w:val="1"/>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Use simple transitions, such as “in addition, additionally, furthermore, therefore, thus, on the contrary, by the same token, at the same time, in other words, etc.”</w:t>
            </w:r>
          </w:p>
          <w:p w14:paraId="08B67AB5" w14:textId="77777777" w:rsidR="006050F9" w:rsidRPr="001862F1" w:rsidRDefault="006050F9" w:rsidP="00325C8A">
            <w:pPr>
              <w:pStyle w:val="ab"/>
              <w:widowControl/>
              <w:numPr>
                <w:ilvl w:val="0"/>
                <w:numId w:val="1"/>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Repeat your keywords but be careful of excessive repetition</w:t>
            </w:r>
          </w:p>
          <w:p w14:paraId="5B8E1917" w14:textId="77777777" w:rsidR="006050F9" w:rsidRPr="001862F1" w:rsidRDefault="006050F9" w:rsidP="00325C8A">
            <w:pPr>
              <w:pStyle w:val="ab"/>
              <w:widowControl/>
              <w:numPr>
                <w:ilvl w:val="0"/>
                <w:numId w:val="1"/>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Repeat sentence structures, which is used as a rhetorical technique rather than cohesion to highlight parallelism between sentences</w:t>
            </w:r>
          </w:p>
          <w:p w14:paraId="75656F0E" w14:textId="77777777" w:rsidR="006050F9" w:rsidRPr="001862F1" w:rsidRDefault="006050F9" w:rsidP="00325C8A">
            <w:pPr>
              <w:pStyle w:val="ab"/>
              <w:widowControl/>
              <w:numPr>
                <w:ilvl w:val="0"/>
                <w:numId w:val="1"/>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Ensure thematic consistency</w:t>
            </w:r>
          </w:p>
          <w:p w14:paraId="4F6254E9" w14:textId="77777777" w:rsidR="006050F9" w:rsidRPr="001862F1" w:rsidRDefault="006050F9" w:rsidP="00325C8A">
            <w:pPr>
              <w:pStyle w:val="ab"/>
              <w:widowControl/>
              <w:numPr>
                <w:ilvl w:val="0"/>
                <w:numId w:val="1"/>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 xml:space="preserve">Start every sentence or paragraph with information that </w:t>
            </w:r>
            <w:r w:rsidRPr="001862F1">
              <w:rPr>
                <w:rFonts w:ascii="Times New Roman" w:eastAsia="Helvetica" w:hAnsi="Times New Roman" w:cs="Times New Roman"/>
                <w:sz w:val="24"/>
                <w:shd w:val="clear" w:color="auto" w:fill="FFFFFF"/>
              </w:rPr>
              <w:lastRenderedPageBreak/>
              <w:t>hints at the content of the next sentence</w:t>
            </w:r>
          </w:p>
          <w:p w14:paraId="2B7606F6" w14:textId="1461BCEC" w:rsidR="006050F9" w:rsidRPr="00F474A2" w:rsidRDefault="006050F9" w:rsidP="00F474A2">
            <w:pPr>
              <w:ind w:firstLine="480"/>
              <w:rPr>
                <w:rFonts w:ascii="Times New Roman" w:hAnsi="Times New Roman" w:cs="Times New Roman" w:hint="eastAsia"/>
                <w:sz w:val="24"/>
                <w:shd w:val="clear" w:color="auto" w:fill="FFFFFF"/>
              </w:rPr>
            </w:pPr>
            <w:r w:rsidRPr="001862F1">
              <w:rPr>
                <w:rFonts w:ascii="Times New Roman" w:eastAsia="Helvetica" w:hAnsi="Times New Roman" w:cs="Times New Roman"/>
                <w:sz w:val="24"/>
                <w:shd w:val="clear" w:color="auto" w:fill="FFFFFF"/>
              </w:rPr>
              <w:t>Academic writing is improved by coherence and cohesion. Without coherence and cohesion, readers will become confused and eventually disinterested in the article.  Your ideas then become lost and the primary objective of writing is not achieved.</w:t>
            </w:r>
          </w:p>
          <w:p w14:paraId="69F5D3AC" w14:textId="77777777" w:rsidR="006050F9" w:rsidRPr="001862F1" w:rsidRDefault="006050F9" w:rsidP="00325C8A">
            <w:pPr>
              <w:ind w:firstLine="480"/>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Tips and Strategies</w:t>
            </w:r>
          </w:p>
          <w:p w14:paraId="16C65231" w14:textId="77777777" w:rsidR="006050F9" w:rsidRPr="001862F1" w:rsidRDefault="006050F9" w:rsidP="00325C8A">
            <w:pPr>
              <w:ind w:firstLine="480"/>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There are six ways for creating coherence, which you will find useful while polishing your manuscript. Creating coherence is not as difficult as it seems, but you will need the right tools and strategies to achieve it.</w:t>
            </w:r>
          </w:p>
          <w:p w14:paraId="514BDA12" w14:textId="77777777" w:rsidR="006050F9" w:rsidRPr="001862F1" w:rsidRDefault="006050F9" w:rsidP="00325C8A">
            <w:pPr>
              <w:ind w:firstLine="480"/>
              <w:rPr>
                <w:rFonts w:ascii="Times New Roman" w:eastAsia="Helvetica" w:hAnsi="Times New Roman" w:cs="Times New Roman"/>
                <w:sz w:val="24"/>
                <w:shd w:val="clear" w:color="auto" w:fill="FFFFFF"/>
              </w:rPr>
            </w:pPr>
          </w:p>
          <w:p w14:paraId="65F9CE30" w14:textId="77777777" w:rsidR="006050F9" w:rsidRPr="001862F1" w:rsidRDefault="006050F9" w:rsidP="00325C8A">
            <w:pPr>
              <w:pStyle w:val="ab"/>
              <w:widowControl/>
              <w:numPr>
                <w:ilvl w:val="0"/>
                <w:numId w:val="2"/>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 xml:space="preserve">Lexis creates cohesion using synonyms, hyponyms, and </w:t>
            </w:r>
            <w:proofErr w:type="spellStart"/>
            <w:r w:rsidRPr="001862F1">
              <w:rPr>
                <w:rFonts w:ascii="Times New Roman" w:eastAsia="Helvetica" w:hAnsi="Times New Roman" w:cs="Times New Roman"/>
                <w:sz w:val="24"/>
                <w:shd w:val="clear" w:color="auto" w:fill="FFFFFF"/>
              </w:rPr>
              <w:t>superordinates</w:t>
            </w:r>
            <w:proofErr w:type="spellEnd"/>
            <w:r w:rsidRPr="001862F1">
              <w:rPr>
                <w:rFonts w:ascii="Times New Roman" w:eastAsia="Helvetica" w:hAnsi="Times New Roman" w:cs="Times New Roman"/>
                <w:sz w:val="24"/>
                <w:shd w:val="clear" w:color="auto" w:fill="FFFFFF"/>
              </w:rPr>
              <w:t>. The use of lexical chains creates variety in writing and avoids monotony.</w:t>
            </w:r>
          </w:p>
          <w:p w14:paraId="3B67E59F" w14:textId="77777777" w:rsidR="006050F9" w:rsidRPr="001862F1" w:rsidRDefault="006050F9" w:rsidP="00325C8A">
            <w:pPr>
              <w:pStyle w:val="ab"/>
              <w:widowControl/>
              <w:numPr>
                <w:ilvl w:val="0"/>
                <w:numId w:val="2"/>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Reference creates cohesion by using possessive pronouns (e.g. your, their, etc.), pronouns (e.g. she, me, etc.), and determiners (e.g. those, these, etc.).</w:t>
            </w:r>
          </w:p>
          <w:p w14:paraId="1BE0EAF7" w14:textId="77777777" w:rsidR="006050F9" w:rsidRPr="001862F1" w:rsidRDefault="006050F9" w:rsidP="00325C8A">
            <w:pPr>
              <w:pStyle w:val="ab"/>
              <w:widowControl/>
              <w:numPr>
                <w:ilvl w:val="0"/>
                <w:numId w:val="2"/>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Substitution, which is the use of a different word in place of a previously mentioned word (e.g. “I bought a designer bag today. She did the same.”)</w:t>
            </w:r>
          </w:p>
          <w:p w14:paraId="1EA2D648" w14:textId="77777777" w:rsidR="006050F9" w:rsidRPr="001862F1" w:rsidRDefault="006050F9" w:rsidP="00325C8A">
            <w:pPr>
              <w:pStyle w:val="ab"/>
              <w:widowControl/>
              <w:numPr>
                <w:ilvl w:val="0"/>
                <w:numId w:val="2"/>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Ellipsis is the removal or omission of words because their meaning is implied through context (e.g. “He goes to yoga classes in the afternoon. I hope I can too.”)</w:t>
            </w:r>
          </w:p>
          <w:p w14:paraId="680345BF" w14:textId="77777777" w:rsidR="006050F9" w:rsidRPr="001862F1" w:rsidRDefault="006050F9" w:rsidP="00325C8A">
            <w:pPr>
              <w:pStyle w:val="ab"/>
              <w:widowControl/>
              <w:numPr>
                <w:ilvl w:val="0"/>
                <w:numId w:val="2"/>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Cohesive nouns are also called umbrella nouns because they summarize many words in one.</w:t>
            </w:r>
          </w:p>
          <w:p w14:paraId="60979610" w14:textId="77777777" w:rsidR="006050F9" w:rsidRPr="001862F1" w:rsidRDefault="006050F9" w:rsidP="00325C8A">
            <w:pPr>
              <w:pStyle w:val="ab"/>
              <w:widowControl/>
              <w:numPr>
                <w:ilvl w:val="0"/>
                <w:numId w:val="2"/>
              </w:numPr>
              <w:jc w:val="left"/>
              <w:rPr>
                <w:rFonts w:ascii="Times New Roman" w:eastAsia="Helvetica" w:hAnsi="Times New Roman" w:cs="Times New Roman"/>
                <w:sz w:val="24"/>
                <w:shd w:val="clear" w:color="auto" w:fill="FFFFFF"/>
              </w:rPr>
            </w:pPr>
            <w:r w:rsidRPr="001862F1">
              <w:rPr>
                <w:rFonts w:ascii="Times New Roman" w:eastAsia="Helvetica" w:hAnsi="Times New Roman" w:cs="Times New Roman"/>
                <w:sz w:val="24"/>
                <w:shd w:val="clear" w:color="auto" w:fill="FFFFFF"/>
              </w:rPr>
              <w:t>Conjunctions include words that list ideas (e.g. first, next, then, lastly, etc.)</w:t>
            </w:r>
          </w:p>
        </w:tc>
      </w:tr>
      <w:tr w:rsidR="006050F9" w:rsidRPr="001862F1" w14:paraId="7F32978C" w14:textId="77777777" w:rsidTr="00325C8A">
        <w:tc>
          <w:tcPr>
            <w:tcW w:w="2237" w:type="dxa"/>
            <w:shd w:val="clear" w:color="auto" w:fill="D8D8D8" w:themeFill="background1" w:themeFillShade="D8"/>
          </w:tcPr>
          <w:p w14:paraId="60984123" w14:textId="77777777" w:rsidR="006050F9" w:rsidRPr="002775FD" w:rsidRDefault="006050F9" w:rsidP="00325C8A">
            <w:pPr>
              <w:ind w:firstLine="562"/>
              <w:rPr>
                <w:rFonts w:ascii="Times New Roman" w:hAnsi="Times New Roman" w:cs="Times New Roman"/>
                <w:sz w:val="24"/>
              </w:rPr>
            </w:pPr>
            <w:r w:rsidRPr="002775FD">
              <w:rPr>
                <w:rFonts w:ascii="Times New Roman" w:hAnsi="Times New Roman" w:cs="Times New Roman"/>
                <w:b/>
                <w:bCs/>
                <w:sz w:val="24"/>
              </w:rPr>
              <w:lastRenderedPageBreak/>
              <w:t>Language Use</w:t>
            </w:r>
          </w:p>
        </w:tc>
        <w:tc>
          <w:tcPr>
            <w:tcW w:w="6285" w:type="dxa"/>
          </w:tcPr>
          <w:p w14:paraId="602E6A59" w14:textId="7E653526" w:rsidR="006050F9" w:rsidRPr="00967140" w:rsidRDefault="006050F9" w:rsidP="00967140">
            <w:pPr>
              <w:pStyle w:val="ab"/>
              <w:numPr>
                <w:ilvl w:val="0"/>
                <w:numId w:val="3"/>
              </w:numPr>
              <w:rPr>
                <w:rFonts w:ascii="Times New Roman" w:hAnsi="Times New Roman" w:cs="Times New Roman" w:hint="eastAsia"/>
                <w:sz w:val="24"/>
              </w:rPr>
            </w:pPr>
            <w:r w:rsidRPr="004052D0">
              <w:rPr>
                <w:rFonts w:ascii="Times New Roman" w:hAnsi="Times New Roman" w:cs="Times New Roman"/>
                <w:sz w:val="24"/>
              </w:rPr>
              <w:t xml:space="preserve">Use variation of terms or synonyms to avoid over-repetition of a </w:t>
            </w:r>
            <w:r>
              <w:rPr>
                <w:rFonts w:ascii="Times New Roman" w:hAnsi="Times New Roman" w:cs="Times New Roman"/>
                <w:sz w:val="24"/>
              </w:rPr>
              <w:t>word. In the test, to receive a</w:t>
            </w:r>
            <w:r w:rsidRPr="004052D0">
              <w:rPr>
                <w:rFonts w:ascii="Times New Roman" w:hAnsi="Times New Roman" w:cs="Times New Roman"/>
                <w:sz w:val="24"/>
              </w:rPr>
              <w:t xml:space="preserve"> higher score for the L</w:t>
            </w:r>
            <w:r>
              <w:rPr>
                <w:rFonts w:ascii="Times New Roman" w:hAnsi="Times New Roman" w:cs="Times New Roman"/>
                <w:sz w:val="24"/>
              </w:rPr>
              <w:t>ANGUAGE</w:t>
            </w:r>
            <w:r w:rsidRPr="004052D0">
              <w:rPr>
                <w:rFonts w:ascii="Times New Roman" w:hAnsi="Times New Roman" w:cs="Times New Roman"/>
                <w:sz w:val="24"/>
              </w:rPr>
              <w:t>, you should be able to utilize less common words appropriately.</w:t>
            </w:r>
            <w:bookmarkStart w:id="30" w:name="_GoBack"/>
            <w:bookmarkEnd w:id="30"/>
          </w:p>
          <w:p w14:paraId="39DF4051" w14:textId="77777777" w:rsidR="006050F9" w:rsidRPr="00C07C1C" w:rsidRDefault="006050F9" w:rsidP="00325C8A">
            <w:pPr>
              <w:pStyle w:val="ab"/>
              <w:numPr>
                <w:ilvl w:val="0"/>
                <w:numId w:val="3"/>
              </w:numPr>
              <w:tabs>
                <w:tab w:val="left" w:pos="720"/>
              </w:tabs>
              <w:spacing w:before="100" w:beforeAutospacing="1" w:after="100" w:afterAutospacing="1" w:line="276" w:lineRule="auto"/>
              <w:rPr>
                <w:rFonts w:ascii="Times New Roman" w:hAnsi="Times New Roman" w:cs="Times New Roman"/>
                <w:sz w:val="24"/>
              </w:rPr>
            </w:pPr>
            <w:r w:rsidRPr="00C07C1C">
              <w:rPr>
                <w:rFonts w:ascii="Times New Roman" w:hAnsi="Times New Roman" w:cs="Times New Roman"/>
                <w:sz w:val="24"/>
              </w:rPr>
              <w:t>Contractions are a part of informal writing. Thus, avoid contractions in scholarly writing, except for under the following circumstances:</w:t>
            </w:r>
          </w:p>
          <w:p w14:paraId="44B32417" w14:textId="77777777" w:rsidR="006050F9" w:rsidRPr="00C07C1C" w:rsidRDefault="006050F9" w:rsidP="00325C8A">
            <w:pPr>
              <w:pStyle w:val="ab"/>
              <w:tabs>
                <w:tab w:val="left" w:pos="720"/>
              </w:tabs>
              <w:spacing w:before="100" w:beforeAutospacing="1" w:after="100" w:afterAutospacing="1"/>
              <w:rPr>
                <w:rFonts w:ascii="Times New Roman" w:hAnsi="Times New Roman" w:cs="Times New Roman"/>
                <w:sz w:val="24"/>
              </w:rPr>
            </w:pPr>
          </w:p>
          <w:p w14:paraId="277C56D5" w14:textId="77777777" w:rsidR="006050F9" w:rsidRPr="00C07C1C" w:rsidRDefault="006050F9" w:rsidP="00325C8A">
            <w:pPr>
              <w:pStyle w:val="ab"/>
              <w:numPr>
                <w:ilvl w:val="0"/>
                <w:numId w:val="4"/>
              </w:numPr>
              <w:tabs>
                <w:tab w:val="left" w:pos="720"/>
              </w:tabs>
              <w:spacing w:before="100" w:beforeAutospacing="1" w:after="100" w:afterAutospacing="1" w:line="276" w:lineRule="auto"/>
              <w:rPr>
                <w:rFonts w:ascii="Times New Roman" w:hAnsi="Times New Roman" w:cs="Times New Roman"/>
                <w:sz w:val="24"/>
              </w:rPr>
            </w:pPr>
            <w:r w:rsidRPr="00C07C1C">
              <w:rPr>
                <w:rFonts w:ascii="Times New Roman" w:hAnsi="Times New Roman" w:cs="Times New Roman"/>
                <w:sz w:val="24"/>
              </w:rPr>
              <w:t>If you are reproducing a direct quotation that contains a contraction (e.g., a quotation from a research participant), leave the contraction as-is.</w:t>
            </w:r>
          </w:p>
          <w:p w14:paraId="681BE000" w14:textId="77777777" w:rsidR="006050F9" w:rsidRPr="00C07C1C" w:rsidRDefault="006050F9" w:rsidP="00325C8A">
            <w:pPr>
              <w:pStyle w:val="ab"/>
              <w:numPr>
                <w:ilvl w:val="0"/>
                <w:numId w:val="4"/>
              </w:numPr>
              <w:tabs>
                <w:tab w:val="left" w:pos="720"/>
              </w:tabs>
              <w:spacing w:before="100" w:beforeAutospacing="1" w:after="100" w:afterAutospacing="1" w:line="276" w:lineRule="auto"/>
              <w:rPr>
                <w:rFonts w:ascii="Times New Roman" w:hAnsi="Times New Roman" w:cs="Times New Roman"/>
                <w:sz w:val="24"/>
              </w:rPr>
            </w:pPr>
            <w:r w:rsidRPr="00C07C1C">
              <w:rPr>
                <w:rFonts w:ascii="Times New Roman" w:hAnsi="Times New Roman" w:cs="Times New Roman"/>
                <w:sz w:val="24"/>
              </w:rPr>
              <w:t>If you are writing about contractions (e.g., in a paper about language), naturally you must be able to use contractions as linguistic examples.</w:t>
            </w:r>
          </w:p>
          <w:p w14:paraId="106D49CD" w14:textId="77777777" w:rsidR="006050F9" w:rsidRPr="00C07C1C" w:rsidRDefault="006050F9" w:rsidP="00325C8A">
            <w:pPr>
              <w:pStyle w:val="ab"/>
              <w:numPr>
                <w:ilvl w:val="0"/>
                <w:numId w:val="4"/>
              </w:numPr>
              <w:tabs>
                <w:tab w:val="left" w:pos="720"/>
              </w:tabs>
              <w:spacing w:before="100" w:beforeAutospacing="1" w:after="100" w:afterAutospacing="1" w:line="276" w:lineRule="auto"/>
              <w:rPr>
                <w:rFonts w:ascii="Times New Roman" w:hAnsi="Times New Roman" w:cs="Times New Roman"/>
                <w:sz w:val="24"/>
              </w:rPr>
            </w:pPr>
            <w:r w:rsidRPr="00C07C1C">
              <w:rPr>
                <w:rFonts w:ascii="Times New Roman" w:hAnsi="Times New Roman" w:cs="Times New Roman"/>
                <w:sz w:val="24"/>
              </w:rPr>
              <w:lastRenderedPageBreak/>
              <w:t>If you are reproducing an idiom that contains a contraction (e.g., “don’t count your chickens before they hatch”), leave the contraction (no need for “do not count your chickens…”).</w:t>
            </w:r>
          </w:p>
          <w:p w14:paraId="4BB5033B" w14:textId="77777777" w:rsidR="006050F9" w:rsidRPr="00F9611C" w:rsidRDefault="006050F9" w:rsidP="00325C8A">
            <w:pPr>
              <w:pStyle w:val="ab"/>
              <w:widowControl/>
              <w:numPr>
                <w:ilvl w:val="0"/>
                <w:numId w:val="4"/>
              </w:numPr>
              <w:tabs>
                <w:tab w:val="left" w:pos="1993"/>
              </w:tabs>
              <w:spacing w:after="0" w:line="276" w:lineRule="auto"/>
              <w:jc w:val="left"/>
              <w:rPr>
                <w:rFonts w:ascii="Times New Roman" w:eastAsia="Calibri" w:hAnsi="Times New Roman" w:cs="Times New Roman"/>
                <w:sz w:val="24"/>
              </w:rPr>
            </w:pPr>
            <w:r w:rsidRPr="00F9611C">
              <w:rPr>
                <w:rFonts w:ascii="Times New Roman" w:hAnsi="Times New Roman" w:cs="Times New Roman"/>
                <w:sz w:val="24"/>
              </w:rPr>
              <w:t>If you are making an off-the-cuff or informal remark within an otherwise formal paper, it is okay to use a contraction as part of your writing voice. You might find this kind of remark in a footnote or a parenthetical statement. Scientific writing should be formal but it doesn’t have to be stuffy. It is okay to have a moment of informality as long as the overall tone is appropriately formal.</w:t>
            </w:r>
          </w:p>
          <w:p w14:paraId="7A49CC64" w14:textId="77777777" w:rsidR="006050F9" w:rsidRDefault="006050F9" w:rsidP="00325C8A">
            <w:pPr>
              <w:tabs>
                <w:tab w:val="left" w:pos="1993"/>
              </w:tabs>
              <w:spacing w:after="0"/>
              <w:ind w:left="720"/>
              <w:rPr>
                <w:rFonts w:ascii="Times New Roman" w:eastAsia="Calibri" w:hAnsi="Times New Roman" w:cs="Times New Roman"/>
                <w:sz w:val="24"/>
              </w:rPr>
            </w:pPr>
          </w:p>
          <w:p w14:paraId="7C330FFC" w14:textId="77777777" w:rsidR="006050F9" w:rsidRPr="001862F1" w:rsidRDefault="006050F9" w:rsidP="00325C8A">
            <w:pPr>
              <w:pStyle w:val="ab"/>
              <w:rPr>
                <w:rFonts w:ascii="Times New Roman" w:hAnsi="Times New Roman" w:cs="Times New Roman"/>
                <w:sz w:val="24"/>
              </w:rPr>
            </w:pPr>
          </w:p>
          <w:p w14:paraId="46CED951" w14:textId="11EDC5BA" w:rsidR="006050F9" w:rsidRPr="006050F9" w:rsidRDefault="006050F9" w:rsidP="006050F9">
            <w:pPr>
              <w:pStyle w:val="ab"/>
              <w:numPr>
                <w:ilvl w:val="0"/>
                <w:numId w:val="3"/>
              </w:numPr>
              <w:rPr>
                <w:rFonts w:ascii="Times New Roman" w:hAnsi="Times New Roman" w:cs="Times New Roman"/>
                <w:b/>
                <w:sz w:val="24"/>
              </w:rPr>
            </w:pPr>
            <w:r w:rsidRPr="006050F9">
              <w:rPr>
                <w:rFonts w:ascii="Times New Roman" w:hAnsi="Times New Roman" w:cs="Times New Roman"/>
                <w:b/>
                <w:sz w:val="24"/>
              </w:rPr>
              <w:t>RUN-ON SENTENCES</w:t>
            </w:r>
          </w:p>
          <w:p w14:paraId="0873E17B" w14:textId="77777777" w:rsidR="006050F9" w:rsidRPr="00120A18" w:rsidRDefault="006050F9" w:rsidP="006050F9">
            <w:pPr>
              <w:rPr>
                <w:rFonts w:ascii="Times New Roman" w:hAnsi="Times New Roman" w:cs="Times New Roman"/>
                <w:color w:val="7030A0"/>
                <w:sz w:val="24"/>
              </w:rPr>
            </w:pPr>
            <w:r w:rsidRPr="00120A18">
              <w:rPr>
                <w:rFonts w:ascii="Times New Roman" w:hAnsi="Times New Roman" w:cs="Times New Roman"/>
                <w:color w:val="7030A0"/>
                <w:sz w:val="24"/>
              </w:rPr>
              <w:t>Problem</w:t>
            </w:r>
          </w:p>
          <w:p w14:paraId="609DD21F" w14:textId="77777777" w:rsidR="006050F9" w:rsidRDefault="006050F9" w:rsidP="006050F9">
            <w:pPr>
              <w:rPr>
                <w:rFonts w:ascii="Times New Roman" w:hAnsi="Times New Roman" w:cs="Times New Roman"/>
                <w:sz w:val="24"/>
              </w:rPr>
            </w:pPr>
            <w:r w:rsidRPr="00120A18">
              <w:rPr>
                <w:rFonts w:ascii="Times New Roman" w:hAnsi="Times New Roman" w:cs="Times New Roman"/>
                <w:sz w:val="24"/>
              </w:rPr>
              <w:t>A run-on sentence occurs when two or more independent claus</w:t>
            </w:r>
            <w:r>
              <w:rPr>
                <w:rFonts w:ascii="Times New Roman" w:hAnsi="Times New Roman" w:cs="Times New Roman"/>
                <w:sz w:val="24"/>
              </w:rPr>
              <w:t xml:space="preserve">es are not joined correctly. An </w:t>
            </w:r>
            <w:r w:rsidRPr="00120A18">
              <w:rPr>
                <w:rFonts w:ascii="Times New Roman" w:hAnsi="Times New Roman" w:cs="Times New Roman"/>
                <w:sz w:val="24"/>
              </w:rPr>
              <w:t>independent clause is a group of words that can stand alone as a s</w:t>
            </w:r>
            <w:r>
              <w:rPr>
                <w:rFonts w:ascii="Times New Roman" w:hAnsi="Times New Roman" w:cs="Times New Roman"/>
                <w:sz w:val="24"/>
              </w:rPr>
              <w:t xml:space="preserve">entence, as in, “the dog runs.” </w:t>
            </w:r>
            <w:r w:rsidRPr="00120A18">
              <w:rPr>
                <w:rFonts w:ascii="Times New Roman" w:hAnsi="Times New Roman" w:cs="Times New Roman"/>
                <w:sz w:val="24"/>
              </w:rPr>
              <w:t xml:space="preserve">Your writing may be confusing or unclear if independent </w:t>
            </w:r>
            <w:r>
              <w:rPr>
                <w:rFonts w:ascii="Times New Roman" w:hAnsi="Times New Roman" w:cs="Times New Roman"/>
                <w:sz w:val="24"/>
              </w:rPr>
              <w:t xml:space="preserve">clauses are joined incorrectly. </w:t>
            </w:r>
          </w:p>
          <w:p w14:paraId="2192D012" w14:textId="77777777" w:rsidR="006050F9" w:rsidRDefault="006050F9" w:rsidP="006050F9">
            <w:pPr>
              <w:rPr>
                <w:rFonts w:ascii="Times New Roman" w:hAnsi="Times New Roman" w:cs="Times New Roman"/>
                <w:sz w:val="24"/>
              </w:rPr>
            </w:pPr>
            <w:r w:rsidRPr="00120A18">
              <w:rPr>
                <w:rFonts w:ascii="Times New Roman" w:hAnsi="Times New Roman" w:cs="Times New Roman"/>
                <w:sz w:val="24"/>
              </w:rPr>
              <w:t>There are two types of run-on sentences: fus</w:t>
            </w:r>
            <w:r>
              <w:rPr>
                <w:rFonts w:ascii="Times New Roman" w:hAnsi="Times New Roman" w:cs="Times New Roman"/>
                <w:sz w:val="24"/>
              </w:rPr>
              <w:t xml:space="preserve">ed sentences and comma splices. </w:t>
            </w:r>
            <w:r w:rsidRPr="00120A18">
              <w:rPr>
                <w:rFonts w:ascii="Times New Roman" w:hAnsi="Times New Roman" w:cs="Times New Roman"/>
                <w:sz w:val="24"/>
              </w:rPr>
              <w:t xml:space="preserve">A fused sentence occurs when independent clauses run together </w:t>
            </w:r>
            <w:r>
              <w:rPr>
                <w:rFonts w:ascii="Times New Roman" w:hAnsi="Times New Roman" w:cs="Times New Roman"/>
                <w:sz w:val="24"/>
              </w:rPr>
              <w:t xml:space="preserve">with no marks of punctuation or </w:t>
            </w:r>
            <w:r w:rsidRPr="00120A18">
              <w:rPr>
                <w:rFonts w:ascii="Times New Roman" w:hAnsi="Times New Roman" w:cs="Times New Roman"/>
                <w:sz w:val="24"/>
              </w:rPr>
              <w:t>coordinating conjunctions to separate them.</w:t>
            </w:r>
          </w:p>
          <w:p w14:paraId="18451018"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highlight w:val="yellow"/>
              </w:rPr>
              <w:t>independent clause</w:t>
            </w:r>
            <w:r w:rsidRPr="00120A18">
              <w:rPr>
                <w:rFonts w:ascii="Times New Roman" w:hAnsi="Times New Roman" w:cs="Times New Roman"/>
                <w:sz w:val="24"/>
              </w:rPr>
              <w:t xml:space="preserve"> </w:t>
            </w:r>
            <w:r w:rsidRPr="00120A18">
              <w:rPr>
                <w:rFonts w:ascii="Times New Roman" w:hAnsi="Times New Roman" w:cs="Times New Roman"/>
                <w:sz w:val="24"/>
                <w:highlight w:val="green"/>
              </w:rPr>
              <w:t>independent clause</w:t>
            </w:r>
          </w:p>
          <w:p w14:paraId="2C871C1F"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color w:val="FF0000"/>
                <w:sz w:val="24"/>
              </w:rPr>
              <w:t>Fused sentence</w:t>
            </w:r>
            <w:r w:rsidRPr="00120A18">
              <w:rPr>
                <w:rFonts w:ascii="Times New Roman" w:hAnsi="Times New Roman" w:cs="Times New Roman"/>
                <w:sz w:val="24"/>
              </w:rPr>
              <w:t xml:space="preserve">: </w:t>
            </w:r>
            <w:r w:rsidRPr="00120A18">
              <w:rPr>
                <w:rFonts w:ascii="Times New Roman" w:hAnsi="Times New Roman" w:cs="Times New Roman"/>
                <w:sz w:val="24"/>
                <w:highlight w:val="yellow"/>
              </w:rPr>
              <w:t>My professor read my paper</w:t>
            </w:r>
            <w:r w:rsidRPr="00120A18">
              <w:rPr>
                <w:rFonts w:ascii="Times New Roman" w:hAnsi="Times New Roman" w:cs="Times New Roman"/>
                <w:sz w:val="24"/>
              </w:rPr>
              <w:t xml:space="preserve"> </w:t>
            </w:r>
            <w:r w:rsidRPr="00120A18">
              <w:rPr>
                <w:rFonts w:ascii="Times New Roman" w:hAnsi="Times New Roman" w:cs="Times New Roman"/>
                <w:sz w:val="24"/>
                <w:highlight w:val="green"/>
              </w:rPr>
              <w:t>she said it was excellent</w:t>
            </w:r>
            <w:r w:rsidRPr="00120A18">
              <w:rPr>
                <w:rFonts w:ascii="Times New Roman" w:hAnsi="Times New Roman" w:cs="Times New Roman"/>
                <w:sz w:val="24"/>
              </w:rPr>
              <w:t>.</w:t>
            </w:r>
          </w:p>
          <w:p w14:paraId="564E9BF7"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A comma splice occurs when two or more independent clauses are joined only by a comma.</w:t>
            </w:r>
          </w:p>
          <w:p w14:paraId="20C2303E"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color w:val="FF0000"/>
                <w:sz w:val="24"/>
              </w:rPr>
              <w:t>Comma splice</w:t>
            </w:r>
            <w:r w:rsidRPr="00120A18">
              <w:rPr>
                <w:rFonts w:ascii="Times New Roman" w:hAnsi="Times New Roman" w:cs="Times New Roman"/>
                <w:sz w:val="24"/>
              </w:rPr>
              <w:t xml:space="preserve">: </w:t>
            </w:r>
            <w:r w:rsidRPr="00120A18">
              <w:rPr>
                <w:rFonts w:ascii="Times New Roman" w:hAnsi="Times New Roman" w:cs="Times New Roman"/>
                <w:sz w:val="24"/>
                <w:highlight w:val="yellow"/>
              </w:rPr>
              <w:t>My cat meowed angrily</w:t>
            </w:r>
            <w:r w:rsidRPr="00120A18">
              <w:rPr>
                <w:rFonts w:ascii="Times New Roman" w:hAnsi="Times New Roman" w:cs="Times New Roman"/>
                <w:sz w:val="24"/>
              </w:rPr>
              <w:t xml:space="preserve">, </w:t>
            </w:r>
            <w:r w:rsidRPr="00120A18">
              <w:rPr>
                <w:rFonts w:ascii="Times New Roman" w:hAnsi="Times New Roman" w:cs="Times New Roman"/>
                <w:sz w:val="24"/>
                <w:highlight w:val="green"/>
              </w:rPr>
              <w:t>I knew she wanted food.</w:t>
            </w:r>
          </w:p>
          <w:p w14:paraId="54C1885F"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 xml:space="preserve"> </w:t>
            </w:r>
          </w:p>
          <w:p w14:paraId="1F999A27" w14:textId="77777777" w:rsidR="006050F9" w:rsidRPr="00120A18" w:rsidRDefault="006050F9" w:rsidP="006050F9">
            <w:pPr>
              <w:rPr>
                <w:rFonts w:ascii="Times New Roman" w:hAnsi="Times New Roman" w:cs="Times New Roman"/>
                <w:color w:val="7030A0"/>
                <w:sz w:val="24"/>
              </w:rPr>
            </w:pPr>
            <w:r w:rsidRPr="00120A18">
              <w:rPr>
                <w:rFonts w:ascii="Times New Roman" w:hAnsi="Times New Roman" w:cs="Times New Roman"/>
                <w:color w:val="7030A0"/>
                <w:sz w:val="24"/>
              </w:rPr>
              <w:t>Solution</w:t>
            </w:r>
          </w:p>
          <w:p w14:paraId="62BB8463"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REVISE RUN-ON SENTENCES in one of four ways:</w:t>
            </w:r>
          </w:p>
          <w:p w14:paraId="4ED2A8F9" w14:textId="77777777" w:rsidR="006050F9" w:rsidRPr="006F4579" w:rsidRDefault="006050F9" w:rsidP="006050F9">
            <w:pPr>
              <w:pStyle w:val="ab"/>
              <w:widowControl/>
              <w:numPr>
                <w:ilvl w:val="0"/>
                <w:numId w:val="6"/>
              </w:numPr>
              <w:jc w:val="left"/>
              <w:rPr>
                <w:rFonts w:ascii="Times New Roman" w:hAnsi="Times New Roman" w:cs="Times New Roman"/>
                <w:sz w:val="24"/>
              </w:rPr>
            </w:pPr>
            <w:r w:rsidRPr="006F4579">
              <w:rPr>
                <w:rFonts w:ascii="Times New Roman" w:hAnsi="Times New Roman" w:cs="Times New Roman"/>
                <w:sz w:val="24"/>
              </w:rPr>
              <w:t xml:space="preserve">Use a comma and a coordinating conjunction (and, but, yet, so, or, nor, for). When you join two independent clauses with a coordinating conjunction, place a </w:t>
            </w:r>
            <w:r w:rsidRPr="006F4579">
              <w:rPr>
                <w:rFonts w:ascii="Times New Roman" w:hAnsi="Times New Roman" w:cs="Times New Roman"/>
                <w:sz w:val="24"/>
              </w:rPr>
              <w:lastRenderedPageBreak/>
              <w:t>comma before the coordinating conjunction.</w:t>
            </w:r>
          </w:p>
          <w:p w14:paraId="02A93E97"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Run-on: My professor read my paper she said it was excellent.</w:t>
            </w:r>
          </w:p>
          <w:p w14:paraId="31D2CA13" w14:textId="77777777" w:rsidR="006050F9" w:rsidRDefault="006050F9" w:rsidP="006050F9">
            <w:pPr>
              <w:rPr>
                <w:rFonts w:ascii="Times New Roman" w:hAnsi="Times New Roman" w:cs="Times New Roman"/>
                <w:sz w:val="24"/>
              </w:rPr>
            </w:pPr>
            <w:r w:rsidRPr="00120A18">
              <w:rPr>
                <w:rFonts w:ascii="Times New Roman" w:hAnsi="Times New Roman" w:cs="Times New Roman"/>
                <w:sz w:val="24"/>
              </w:rPr>
              <w:t>Correction: My professor read my paper, and she said it was excellent.</w:t>
            </w:r>
          </w:p>
          <w:p w14:paraId="7E9EFC9D" w14:textId="77777777" w:rsidR="006050F9" w:rsidRPr="00120A18" w:rsidRDefault="006050F9" w:rsidP="006050F9">
            <w:pPr>
              <w:rPr>
                <w:rFonts w:ascii="Times New Roman" w:hAnsi="Times New Roman" w:cs="Times New Roman"/>
                <w:sz w:val="24"/>
              </w:rPr>
            </w:pPr>
          </w:p>
          <w:p w14:paraId="344E0F58" w14:textId="77777777" w:rsidR="006050F9" w:rsidRPr="006F4579" w:rsidRDefault="006050F9" w:rsidP="006050F9">
            <w:pPr>
              <w:pStyle w:val="ab"/>
              <w:widowControl/>
              <w:numPr>
                <w:ilvl w:val="0"/>
                <w:numId w:val="6"/>
              </w:numPr>
              <w:jc w:val="left"/>
              <w:rPr>
                <w:rFonts w:ascii="Times New Roman" w:hAnsi="Times New Roman" w:cs="Times New Roman"/>
                <w:sz w:val="24"/>
              </w:rPr>
            </w:pPr>
            <w:r w:rsidRPr="006F4579">
              <w:rPr>
                <w:rFonts w:ascii="Times New Roman" w:hAnsi="Times New Roman" w:cs="Times New Roman"/>
                <w:sz w:val="24"/>
              </w:rPr>
              <w:t>Use a semicolon (or, in some cases, a colon or a dash). You can use a semicolon alone or with a transitional expression (e.g., however, at any rate, in contrast, as a result, etc.).</w:t>
            </w:r>
          </w:p>
          <w:p w14:paraId="31AF63A2"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Run-on: My cat meowed angrily, I knew she wanted food.</w:t>
            </w:r>
          </w:p>
          <w:p w14:paraId="308E0E53"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Correction: My cat meowed angrily; I knew she wanted food.</w:t>
            </w:r>
          </w:p>
          <w:p w14:paraId="54C86323"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 xml:space="preserve">Correction </w:t>
            </w:r>
            <w:r>
              <w:rPr>
                <w:rFonts w:ascii="Times New Roman" w:hAnsi="Times New Roman" w:cs="Times New Roman"/>
                <w:sz w:val="24"/>
              </w:rPr>
              <w:t xml:space="preserve">with a transitional expression: </w:t>
            </w:r>
            <w:r w:rsidRPr="00120A18">
              <w:rPr>
                <w:rFonts w:ascii="Times New Roman" w:hAnsi="Times New Roman" w:cs="Times New Roman"/>
                <w:sz w:val="24"/>
              </w:rPr>
              <w:t>My cat meowed angrily; therefore, I knew she wanted food.</w:t>
            </w:r>
          </w:p>
          <w:p w14:paraId="26901F84" w14:textId="77777777" w:rsidR="006050F9" w:rsidRDefault="006050F9" w:rsidP="006050F9">
            <w:pPr>
              <w:rPr>
                <w:rFonts w:ascii="Times New Roman" w:hAnsi="Times New Roman" w:cs="Times New Roman"/>
                <w:sz w:val="24"/>
              </w:rPr>
            </w:pPr>
          </w:p>
          <w:p w14:paraId="0215D0B7" w14:textId="77777777" w:rsidR="006050F9" w:rsidRPr="006F4579" w:rsidRDefault="006050F9" w:rsidP="006050F9">
            <w:pPr>
              <w:pStyle w:val="ab"/>
              <w:widowControl/>
              <w:numPr>
                <w:ilvl w:val="0"/>
                <w:numId w:val="6"/>
              </w:numPr>
              <w:jc w:val="left"/>
              <w:rPr>
                <w:rFonts w:ascii="Times New Roman" w:hAnsi="Times New Roman" w:cs="Times New Roman"/>
                <w:sz w:val="24"/>
              </w:rPr>
            </w:pPr>
            <w:r w:rsidRPr="006F4579">
              <w:rPr>
                <w:rFonts w:ascii="Times New Roman" w:hAnsi="Times New Roman" w:cs="Times New Roman"/>
                <w:sz w:val="24"/>
              </w:rPr>
              <w:t>Separate the independent clauses into sentences. This is an especially good technique when one of the independent clauses is very long.</w:t>
            </w:r>
          </w:p>
          <w:p w14:paraId="19F4B414" w14:textId="77777777" w:rsidR="006050F9" w:rsidRDefault="006050F9" w:rsidP="006050F9">
            <w:pPr>
              <w:rPr>
                <w:rFonts w:ascii="Times New Roman" w:hAnsi="Times New Roman" w:cs="Times New Roman"/>
                <w:sz w:val="24"/>
              </w:rPr>
            </w:pPr>
          </w:p>
          <w:p w14:paraId="5BAD3490" w14:textId="77777777" w:rsidR="006050F9" w:rsidRDefault="006050F9" w:rsidP="006050F9">
            <w:pPr>
              <w:rPr>
                <w:rFonts w:ascii="Times New Roman" w:hAnsi="Times New Roman" w:cs="Times New Roman"/>
                <w:sz w:val="24"/>
              </w:rPr>
            </w:pPr>
          </w:p>
          <w:p w14:paraId="1EC66C3B"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Run-on: It seemed to Wanda that he</w:t>
            </w:r>
            <w:r>
              <w:rPr>
                <w:rFonts w:ascii="Times New Roman" w:hAnsi="Times New Roman" w:cs="Times New Roman"/>
                <w:sz w:val="24"/>
              </w:rPr>
              <w:t xml:space="preserve">r daughter had more than enough </w:t>
            </w:r>
            <w:r w:rsidRPr="00120A18">
              <w:rPr>
                <w:rFonts w:ascii="Times New Roman" w:hAnsi="Times New Roman" w:cs="Times New Roman"/>
                <w:sz w:val="24"/>
              </w:rPr>
              <w:t>crayons, they were stre</w:t>
            </w:r>
            <w:r>
              <w:rPr>
                <w:rFonts w:ascii="Times New Roman" w:hAnsi="Times New Roman" w:cs="Times New Roman"/>
                <w:sz w:val="24"/>
              </w:rPr>
              <w:t xml:space="preserve">wn across the bedroom floor and </w:t>
            </w:r>
            <w:r w:rsidRPr="00120A18">
              <w:rPr>
                <w:rFonts w:ascii="Times New Roman" w:hAnsi="Times New Roman" w:cs="Times New Roman"/>
                <w:sz w:val="24"/>
              </w:rPr>
              <w:t>some of them were broken</w:t>
            </w:r>
            <w:r>
              <w:rPr>
                <w:rFonts w:ascii="Times New Roman" w:hAnsi="Times New Roman" w:cs="Times New Roman"/>
                <w:sz w:val="24"/>
              </w:rPr>
              <w:t xml:space="preserve">, and, worse still, someone had </w:t>
            </w:r>
            <w:r w:rsidRPr="00120A18">
              <w:rPr>
                <w:rFonts w:ascii="Times New Roman" w:hAnsi="Times New Roman" w:cs="Times New Roman"/>
                <w:sz w:val="24"/>
              </w:rPr>
              <w:t>used the stub of a red crayon to mark a sinister smiley face</w:t>
            </w:r>
            <w:r>
              <w:rPr>
                <w:rFonts w:ascii="Times New Roman" w:hAnsi="Times New Roman" w:cs="Times New Roman"/>
                <w:sz w:val="24"/>
              </w:rPr>
              <w:t xml:space="preserve"> </w:t>
            </w:r>
            <w:r w:rsidRPr="00120A18">
              <w:rPr>
                <w:rFonts w:ascii="Times New Roman" w:hAnsi="Times New Roman" w:cs="Times New Roman"/>
                <w:sz w:val="24"/>
              </w:rPr>
              <w:t>on the wall.</w:t>
            </w:r>
          </w:p>
          <w:p w14:paraId="3D32C6D6"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Correction: It seemed to Wanda that he</w:t>
            </w:r>
            <w:r>
              <w:rPr>
                <w:rFonts w:ascii="Times New Roman" w:hAnsi="Times New Roman" w:cs="Times New Roman"/>
                <w:sz w:val="24"/>
              </w:rPr>
              <w:t xml:space="preserve">r daughter had more than enough </w:t>
            </w:r>
            <w:r w:rsidRPr="00120A18">
              <w:rPr>
                <w:rFonts w:ascii="Times New Roman" w:hAnsi="Times New Roman" w:cs="Times New Roman"/>
                <w:sz w:val="24"/>
              </w:rPr>
              <w:t>crayons. They were strew</w:t>
            </w:r>
            <w:r>
              <w:rPr>
                <w:rFonts w:ascii="Times New Roman" w:hAnsi="Times New Roman" w:cs="Times New Roman"/>
                <w:sz w:val="24"/>
              </w:rPr>
              <w:t xml:space="preserve">n across the bedroom floor, and </w:t>
            </w:r>
            <w:r w:rsidRPr="00120A18">
              <w:rPr>
                <w:rFonts w:ascii="Times New Roman" w:hAnsi="Times New Roman" w:cs="Times New Roman"/>
                <w:sz w:val="24"/>
              </w:rPr>
              <w:t>some of them were broken. Wo</w:t>
            </w:r>
            <w:r>
              <w:rPr>
                <w:rFonts w:ascii="Times New Roman" w:hAnsi="Times New Roman" w:cs="Times New Roman"/>
                <w:sz w:val="24"/>
              </w:rPr>
              <w:t xml:space="preserve">rse still, someone had used the </w:t>
            </w:r>
            <w:r w:rsidRPr="00120A18">
              <w:rPr>
                <w:rFonts w:ascii="Times New Roman" w:hAnsi="Times New Roman" w:cs="Times New Roman"/>
                <w:sz w:val="24"/>
              </w:rPr>
              <w:t>stub of a red crayon to mark a sinister smiley fac</w:t>
            </w:r>
            <w:r>
              <w:rPr>
                <w:rFonts w:ascii="Times New Roman" w:hAnsi="Times New Roman" w:cs="Times New Roman"/>
                <w:sz w:val="24"/>
              </w:rPr>
              <w:t xml:space="preserve">e on the </w:t>
            </w:r>
            <w:r w:rsidRPr="00120A18">
              <w:rPr>
                <w:rFonts w:ascii="Times New Roman" w:hAnsi="Times New Roman" w:cs="Times New Roman"/>
                <w:sz w:val="24"/>
              </w:rPr>
              <w:t>wall.</w:t>
            </w:r>
          </w:p>
          <w:p w14:paraId="6002CA72" w14:textId="77777777" w:rsidR="006050F9" w:rsidRDefault="006050F9" w:rsidP="006050F9">
            <w:pPr>
              <w:rPr>
                <w:rFonts w:ascii="Times New Roman" w:hAnsi="Times New Roman" w:cs="Times New Roman"/>
                <w:sz w:val="24"/>
              </w:rPr>
            </w:pPr>
          </w:p>
          <w:p w14:paraId="661D54EC" w14:textId="77777777" w:rsidR="006050F9" w:rsidRPr="006F4579" w:rsidRDefault="006050F9" w:rsidP="006050F9">
            <w:pPr>
              <w:pStyle w:val="ab"/>
              <w:widowControl/>
              <w:numPr>
                <w:ilvl w:val="0"/>
                <w:numId w:val="6"/>
              </w:numPr>
              <w:jc w:val="left"/>
              <w:rPr>
                <w:rFonts w:ascii="Times New Roman" w:hAnsi="Times New Roman" w:cs="Times New Roman"/>
                <w:sz w:val="24"/>
              </w:rPr>
            </w:pPr>
            <w:r w:rsidRPr="006F4579">
              <w:rPr>
                <w:rFonts w:ascii="Times New Roman" w:hAnsi="Times New Roman" w:cs="Times New Roman"/>
                <w:sz w:val="24"/>
              </w:rPr>
              <w:t xml:space="preserve">Restructure the sentence by subordinating one of the clauses. You can subordinate a clause if one of the independent clauses seems less important than the other. Here are a few examples in which one of the clauses has been subordinated (indicated here by underlining). Note that a subordinated clause is no longer independent—it cannot stand on its own as a </w:t>
            </w:r>
            <w:r w:rsidRPr="006F4579">
              <w:rPr>
                <w:rFonts w:ascii="Times New Roman" w:hAnsi="Times New Roman" w:cs="Times New Roman"/>
                <w:sz w:val="24"/>
              </w:rPr>
              <w:lastRenderedPageBreak/>
              <w:t>sentence.</w:t>
            </w:r>
          </w:p>
          <w:p w14:paraId="0E4FD5F4" w14:textId="77777777" w:rsidR="006050F9" w:rsidRDefault="006050F9" w:rsidP="006050F9">
            <w:pPr>
              <w:rPr>
                <w:rFonts w:ascii="Times New Roman" w:hAnsi="Times New Roman" w:cs="Times New Roman"/>
                <w:sz w:val="24"/>
              </w:rPr>
            </w:pPr>
          </w:p>
          <w:p w14:paraId="27CF9A8E"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Run-on: The largest tree by vol</w:t>
            </w:r>
            <w:r>
              <w:rPr>
                <w:rFonts w:ascii="Times New Roman" w:hAnsi="Times New Roman" w:cs="Times New Roman"/>
                <w:sz w:val="24"/>
              </w:rPr>
              <w:t xml:space="preserve">ume in the world is the General </w:t>
            </w:r>
            <w:r w:rsidRPr="00120A18">
              <w:rPr>
                <w:rFonts w:ascii="Times New Roman" w:hAnsi="Times New Roman" w:cs="Times New Roman"/>
                <w:sz w:val="24"/>
              </w:rPr>
              <w:t>Sherman Sequoia, it is a little over 52,500 cubic feet.</w:t>
            </w:r>
          </w:p>
          <w:p w14:paraId="6268F3CE"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Correction: The largest tree by vol</w:t>
            </w:r>
            <w:r>
              <w:rPr>
                <w:rFonts w:ascii="Times New Roman" w:hAnsi="Times New Roman" w:cs="Times New Roman"/>
                <w:sz w:val="24"/>
              </w:rPr>
              <w:t xml:space="preserve">ume in the world is the General </w:t>
            </w:r>
            <w:r w:rsidRPr="00120A18">
              <w:rPr>
                <w:rFonts w:ascii="Times New Roman" w:hAnsi="Times New Roman" w:cs="Times New Roman"/>
                <w:sz w:val="24"/>
              </w:rPr>
              <w:t>Sherman Sequoia, which is a little over 52,500 cubic feet.</w:t>
            </w:r>
          </w:p>
          <w:p w14:paraId="6F5E04D8" w14:textId="77777777" w:rsidR="006050F9" w:rsidRDefault="006050F9" w:rsidP="006050F9">
            <w:pPr>
              <w:rPr>
                <w:rFonts w:ascii="Times New Roman" w:hAnsi="Times New Roman" w:cs="Times New Roman"/>
                <w:sz w:val="24"/>
              </w:rPr>
            </w:pPr>
          </w:p>
          <w:p w14:paraId="04ECB89A"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Run-on: Toni Morrison is a profess</w:t>
            </w:r>
            <w:r>
              <w:rPr>
                <w:rFonts w:ascii="Times New Roman" w:hAnsi="Times New Roman" w:cs="Times New Roman"/>
                <w:sz w:val="24"/>
              </w:rPr>
              <w:t xml:space="preserve">or at Princeton University, she </w:t>
            </w:r>
            <w:r w:rsidRPr="00120A18">
              <w:rPr>
                <w:rFonts w:ascii="Times New Roman" w:hAnsi="Times New Roman" w:cs="Times New Roman"/>
                <w:sz w:val="24"/>
              </w:rPr>
              <w:t>wrote the novel The Bluest Eye.</w:t>
            </w:r>
          </w:p>
          <w:p w14:paraId="08728F3E"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Correction: Toni Morrison, a professor</w:t>
            </w:r>
            <w:r>
              <w:rPr>
                <w:rFonts w:ascii="Times New Roman" w:hAnsi="Times New Roman" w:cs="Times New Roman"/>
                <w:sz w:val="24"/>
              </w:rPr>
              <w:t xml:space="preserve"> at Princeton University, wrote </w:t>
            </w:r>
            <w:r w:rsidRPr="00120A18">
              <w:rPr>
                <w:rFonts w:ascii="Times New Roman" w:hAnsi="Times New Roman" w:cs="Times New Roman"/>
                <w:sz w:val="24"/>
              </w:rPr>
              <w:t>The Bluest Eye.</w:t>
            </w:r>
          </w:p>
          <w:p w14:paraId="2DEDDFD8" w14:textId="77777777" w:rsidR="006050F9" w:rsidRDefault="006050F9" w:rsidP="006050F9">
            <w:pPr>
              <w:rPr>
                <w:rFonts w:ascii="Times New Roman" w:hAnsi="Times New Roman" w:cs="Times New Roman"/>
                <w:sz w:val="24"/>
              </w:rPr>
            </w:pPr>
          </w:p>
          <w:p w14:paraId="19B11C4A"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Run-on: I told my roommate I would be late, she still locked me out.</w:t>
            </w:r>
          </w:p>
          <w:p w14:paraId="3A970CEA"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 xml:space="preserve">Correction: Although I told my roommate I </w:t>
            </w:r>
            <w:r>
              <w:rPr>
                <w:rFonts w:ascii="Times New Roman" w:hAnsi="Times New Roman" w:cs="Times New Roman"/>
                <w:sz w:val="24"/>
              </w:rPr>
              <w:t xml:space="preserve">would be late, she still locked </w:t>
            </w:r>
            <w:r w:rsidRPr="00120A18">
              <w:rPr>
                <w:rFonts w:ascii="Times New Roman" w:hAnsi="Times New Roman" w:cs="Times New Roman"/>
                <w:sz w:val="24"/>
              </w:rPr>
              <w:t>me out.</w:t>
            </w:r>
          </w:p>
          <w:p w14:paraId="4FD7322A" w14:textId="77777777" w:rsidR="006050F9" w:rsidRDefault="006050F9" w:rsidP="006050F9">
            <w:pPr>
              <w:rPr>
                <w:rFonts w:ascii="Times New Roman" w:hAnsi="Times New Roman" w:cs="Times New Roman"/>
                <w:sz w:val="24"/>
              </w:rPr>
            </w:pPr>
          </w:p>
          <w:p w14:paraId="0DAC6834" w14:textId="77777777" w:rsidR="006050F9" w:rsidRPr="00120A18" w:rsidRDefault="006050F9" w:rsidP="006050F9">
            <w:pPr>
              <w:rPr>
                <w:rFonts w:ascii="Times New Roman" w:hAnsi="Times New Roman" w:cs="Times New Roman"/>
                <w:sz w:val="24"/>
              </w:rPr>
            </w:pPr>
            <w:r w:rsidRPr="00120A18">
              <w:rPr>
                <w:rFonts w:ascii="Times New Roman" w:hAnsi="Times New Roman" w:cs="Times New Roman"/>
                <w:sz w:val="24"/>
              </w:rPr>
              <w:t>Run-on: I told the children I wo</w:t>
            </w:r>
            <w:r>
              <w:rPr>
                <w:rFonts w:ascii="Times New Roman" w:hAnsi="Times New Roman" w:cs="Times New Roman"/>
                <w:sz w:val="24"/>
              </w:rPr>
              <w:t xml:space="preserve">uld read to them they said they </w:t>
            </w:r>
            <w:r w:rsidRPr="00120A18">
              <w:rPr>
                <w:rFonts w:ascii="Times New Roman" w:hAnsi="Times New Roman" w:cs="Times New Roman"/>
                <w:sz w:val="24"/>
              </w:rPr>
              <w:t>wanted to sit by me so they could look at the pictures.</w:t>
            </w:r>
          </w:p>
          <w:p w14:paraId="2A26386E" w14:textId="77777777" w:rsidR="006050F9" w:rsidRDefault="006050F9" w:rsidP="006050F9">
            <w:pPr>
              <w:rPr>
                <w:rFonts w:ascii="Times New Roman" w:hAnsi="Times New Roman" w:cs="Times New Roman"/>
                <w:sz w:val="24"/>
              </w:rPr>
            </w:pPr>
            <w:r w:rsidRPr="00120A18">
              <w:rPr>
                <w:rFonts w:ascii="Times New Roman" w:hAnsi="Times New Roman" w:cs="Times New Roman"/>
                <w:sz w:val="24"/>
              </w:rPr>
              <w:t>Correction: When I told the children I wou</w:t>
            </w:r>
            <w:r>
              <w:rPr>
                <w:rFonts w:ascii="Times New Roman" w:hAnsi="Times New Roman" w:cs="Times New Roman"/>
                <w:sz w:val="24"/>
              </w:rPr>
              <w:t xml:space="preserve">ld read to them, they said they </w:t>
            </w:r>
            <w:r w:rsidRPr="00120A18">
              <w:rPr>
                <w:rFonts w:ascii="Times New Roman" w:hAnsi="Times New Roman" w:cs="Times New Roman"/>
                <w:sz w:val="24"/>
              </w:rPr>
              <w:t>wanted to sit by me so they could look at the pictures.</w:t>
            </w:r>
          </w:p>
          <w:p w14:paraId="174FADE1" w14:textId="77777777" w:rsidR="006050F9" w:rsidRDefault="006050F9" w:rsidP="006050F9">
            <w:pPr>
              <w:rPr>
                <w:rFonts w:ascii="Times New Roman" w:hAnsi="Times New Roman" w:cs="Times New Roman"/>
                <w:sz w:val="24"/>
              </w:rPr>
            </w:pPr>
            <w:r>
              <w:rPr>
                <w:rFonts w:ascii="Times New Roman" w:hAnsi="Times New Roman" w:cs="Times New Roman"/>
                <w:sz w:val="24"/>
              </w:rPr>
              <w:br w:type="page"/>
            </w:r>
          </w:p>
          <w:p w14:paraId="70BA0465" w14:textId="77777777" w:rsidR="006050F9" w:rsidRDefault="006050F9" w:rsidP="006050F9">
            <w:pPr>
              <w:tabs>
                <w:tab w:val="left" w:pos="5610"/>
              </w:tabs>
              <w:rPr>
                <w:rFonts w:ascii="Times New Roman" w:hAnsi="Times New Roman" w:cs="Times New Roman"/>
                <w:sz w:val="24"/>
              </w:rPr>
            </w:pPr>
          </w:p>
          <w:p w14:paraId="2B478AD5" w14:textId="75AD6339" w:rsidR="006050F9" w:rsidRPr="00940B8F" w:rsidRDefault="006050F9" w:rsidP="006050F9">
            <w:pPr>
              <w:rPr>
                <w:rFonts w:ascii="Times New Roman" w:hAnsi="Times New Roman" w:cs="Times New Roman"/>
                <w:b/>
                <w:sz w:val="24"/>
              </w:rPr>
            </w:pPr>
            <w:r>
              <w:rPr>
                <w:rFonts w:ascii="Times New Roman" w:hAnsi="Times New Roman" w:cs="Times New Roman"/>
                <w:b/>
                <w:sz w:val="24"/>
              </w:rPr>
              <w:t xml:space="preserve">4. </w:t>
            </w:r>
            <w:r w:rsidRPr="00940B8F">
              <w:rPr>
                <w:rFonts w:ascii="Times New Roman" w:hAnsi="Times New Roman" w:cs="Times New Roman"/>
                <w:b/>
                <w:sz w:val="24"/>
              </w:rPr>
              <w:t>A Brief Guide to Using Commas</w:t>
            </w:r>
          </w:p>
          <w:p w14:paraId="72A5D5D5"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1. Use a comma when you link two or more sentenc</w:t>
            </w:r>
            <w:r>
              <w:rPr>
                <w:rFonts w:ascii="Times New Roman" w:hAnsi="Times New Roman" w:cs="Times New Roman"/>
                <w:sz w:val="24"/>
              </w:rPr>
              <w:t xml:space="preserve">es with one of the coordinating </w:t>
            </w:r>
            <w:r w:rsidRPr="00940B8F">
              <w:rPr>
                <w:rFonts w:ascii="Times New Roman" w:hAnsi="Times New Roman" w:cs="Times New Roman"/>
                <w:sz w:val="24"/>
              </w:rPr>
              <w:t>conjunctions: F(for)A(and)N(nor)B(but)O(or)Y(yet)S(so).</w:t>
            </w:r>
          </w:p>
          <w:p w14:paraId="5F093F05"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a. The year was 2081, and everybody was finally equal.</w:t>
            </w:r>
          </w:p>
          <w:p w14:paraId="00C3795D" w14:textId="77777777" w:rsidR="006050F9" w:rsidRDefault="006050F9" w:rsidP="006050F9">
            <w:pPr>
              <w:rPr>
                <w:rFonts w:ascii="Times New Roman" w:hAnsi="Times New Roman" w:cs="Times New Roman"/>
                <w:sz w:val="24"/>
              </w:rPr>
            </w:pPr>
            <w:r w:rsidRPr="00940B8F">
              <w:rPr>
                <w:rFonts w:ascii="Times New Roman" w:hAnsi="Times New Roman" w:cs="Times New Roman"/>
                <w:sz w:val="24"/>
              </w:rPr>
              <w:t>2. Use commas with</w:t>
            </w:r>
            <w:r>
              <w:rPr>
                <w:rFonts w:ascii="Times New Roman" w:hAnsi="Times New Roman" w:cs="Times New Roman"/>
                <w:sz w:val="24"/>
              </w:rPr>
              <w:t xml:space="preserve"> three or more items in a list.</w:t>
            </w:r>
          </w:p>
          <w:p w14:paraId="66139064"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a. She is a child of her age, of depression, of war, and of fear.</w:t>
            </w:r>
          </w:p>
          <w:p w14:paraId="17974198"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3. Use a comma to separate most OPENING chunks of text from the rest of the sentence.</w:t>
            </w:r>
          </w:p>
          <w:p w14:paraId="20BC2D6D" w14:textId="77777777" w:rsidR="006050F9" w:rsidRDefault="006050F9" w:rsidP="006050F9">
            <w:pPr>
              <w:rPr>
                <w:rFonts w:ascii="Times New Roman" w:hAnsi="Times New Roman" w:cs="Times New Roman"/>
                <w:sz w:val="24"/>
              </w:rPr>
            </w:pPr>
            <w:r w:rsidRPr="00940B8F">
              <w:rPr>
                <w:rFonts w:ascii="Times New Roman" w:hAnsi="Times New Roman" w:cs="Times New Roman"/>
                <w:sz w:val="24"/>
              </w:rPr>
              <w:lastRenderedPageBreak/>
              <w:t>a. Although I try to avoid eating pizza because I con</w:t>
            </w:r>
            <w:r>
              <w:rPr>
                <w:rFonts w:ascii="Times New Roman" w:hAnsi="Times New Roman" w:cs="Times New Roman"/>
                <w:sz w:val="24"/>
              </w:rPr>
              <w:t>sider it unhealthy, sometimes I</w:t>
            </w:r>
          </w:p>
          <w:p w14:paraId="6E2773D4"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cannot resist having a slice.</w:t>
            </w:r>
          </w:p>
          <w:p w14:paraId="7A9385EC"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b. Certainly, any plan that is enacted must be fair.</w:t>
            </w:r>
          </w:p>
          <w:p w14:paraId="08859CF5"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c. In other words, we cannot act hastily.</w:t>
            </w:r>
          </w:p>
          <w:p w14:paraId="08E31DFA"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4. Put commas around “interrupters” or words in the MIDDLE of a sentence that are not</w:t>
            </w:r>
          </w:p>
          <w:p w14:paraId="0C01B16D"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essential to the meaning of the sentence.</w:t>
            </w:r>
          </w:p>
          <w:p w14:paraId="38005F84"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a. The restaurant, which only serves breakfast and lunch, was closed.</w:t>
            </w:r>
          </w:p>
          <w:p w14:paraId="015D1849"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Note that if the information inside the commas is removed, the sentence still makes sense.</w:t>
            </w:r>
          </w:p>
          <w:p w14:paraId="6B794703"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5. In most cases, use commas to set off a direct quotation from the identifying tag—the</w:t>
            </w:r>
          </w:p>
          <w:p w14:paraId="26A63B86"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phrase that identifies the speaker (he said, she answered).</w:t>
            </w:r>
          </w:p>
          <w:p w14:paraId="5246453E"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a. The person said to me, “Why don’t alligators like to eat clowns?”</w:t>
            </w:r>
          </w:p>
          <w:p w14:paraId="6CDB32E3"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6. Use commas in dates and addresses:</w:t>
            </w:r>
          </w:p>
          <w:p w14:paraId="303C26BA"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a. On June 4, 2005, a dog walked into a house in Paris, Texas, and ate a pair of</w:t>
            </w:r>
          </w:p>
          <w:p w14:paraId="0EA67594"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shoes.</w:t>
            </w:r>
          </w:p>
          <w:p w14:paraId="22F97799"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7. To separate adjectives that describe the same noun (coordinate adjectives).</w:t>
            </w:r>
          </w:p>
          <w:p w14:paraId="576DF156"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a. I drank the sweet, cold lemonade.</w:t>
            </w:r>
          </w:p>
          <w:p w14:paraId="2FD05865"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b. It felt like the hot, sticky summer would never end.</w:t>
            </w:r>
          </w:p>
          <w:p w14:paraId="66DBE099"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Note that you can put “and” instead of a comma between the adjectives. (Sweet and cold</w:t>
            </w:r>
          </w:p>
          <w:p w14:paraId="1C44397B"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lemonade; hot and sticky summer.)</w:t>
            </w:r>
          </w:p>
          <w:p w14:paraId="005DECBE"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8. Use a comma to set off nouns of direct address:</w:t>
            </w:r>
          </w:p>
          <w:p w14:paraId="2E4FEC52"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a. Mom, you’re the best.</w:t>
            </w:r>
          </w:p>
          <w:p w14:paraId="4B29E194"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b. Be quiet, Toto!</w:t>
            </w:r>
          </w:p>
          <w:p w14:paraId="20BFC030" w14:textId="77777777" w:rsidR="006050F9" w:rsidRDefault="006050F9" w:rsidP="006050F9">
            <w:pPr>
              <w:rPr>
                <w:rFonts w:ascii="Times New Roman" w:hAnsi="Times New Roman" w:cs="Times New Roman"/>
                <w:sz w:val="24"/>
              </w:rPr>
            </w:pPr>
          </w:p>
          <w:p w14:paraId="773CA79C" w14:textId="77777777" w:rsidR="006050F9" w:rsidRPr="00940B8F" w:rsidRDefault="006050F9" w:rsidP="006050F9">
            <w:pPr>
              <w:rPr>
                <w:rFonts w:ascii="Times New Roman" w:hAnsi="Times New Roman" w:cs="Times New Roman"/>
                <w:color w:val="FF0000"/>
                <w:sz w:val="24"/>
              </w:rPr>
            </w:pPr>
            <w:r w:rsidRPr="00940B8F">
              <w:rPr>
                <w:rFonts w:ascii="Times New Roman" w:hAnsi="Times New Roman" w:cs="Times New Roman"/>
                <w:color w:val="FF0000"/>
                <w:sz w:val="24"/>
              </w:rPr>
              <w:t>Commas are NOT necessary in the following examples:</w:t>
            </w:r>
          </w:p>
          <w:p w14:paraId="6CF6F206"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lastRenderedPageBreak/>
              <w:t> NOT between a subject and a verb</w:t>
            </w:r>
          </w:p>
          <w:p w14:paraId="58AFAED0"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INCORRECT: The gifts she received from her colleagues, made her realize her</w:t>
            </w:r>
          </w:p>
          <w:p w14:paraId="66D24B49"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value.</w:t>
            </w:r>
          </w:p>
          <w:p w14:paraId="2C9F14AD"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CORRECT: The gifts she received from her colleagues made her realize her value.</w:t>
            </w:r>
          </w:p>
          <w:p w14:paraId="6DE8EC90"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 NOT between a verb and its object or complement</w:t>
            </w:r>
          </w:p>
          <w:p w14:paraId="1BC8479A"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INCORRECT: The best gifts are, food and clothes</w:t>
            </w:r>
          </w:p>
          <w:p w14:paraId="6D6F9903"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CORRECT: The best gifts are food and clothes.</w:t>
            </w:r>
          </w:p>
          <w:p w14:paraId="6D4DFF86"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 NOT before part of a compound sentence that is not an independent clause</w:t>
            </w:r>
          </w:p>
          <w:p w14:paraId="6450A632"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INCORRECT: She won the trophy, and accepted it gracefully.</w:t>
            </w:r>
          </w:p>
          <w:p w14:paraId="0504C960"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CORRECT: She won the trophy and accepted it gracefully.</w:t>
            </w:r>
          </w:p>
          <w:p w14:paraId="23AE08FF"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 NOT before a clause beginning with “that”</w:t>
            </w:r>
          </w:p>
          <w:p w14:paraId="669BDD0D"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INCORRECT: They warned us, that the meeting would be difficult.</w:t>
            </w:r>
          </w:p>
          <w:p w14:paraId="047C2154"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CORRECT: They warned us that the meeting would be difficult.</w:t>
            </w:r>
          </w:p>
          <w:p w14:paraId="291752AF"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 NOT with a subordinating conjunction (after, before, because, if, since, unless, until,</w:t>
            </w:r>
          </w:p>
          <w:p w14:paraId="7ECBBBC4"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when)</w:t>
            </w:r>
          </w:p>
          <w:p w14:paraId="68EF573F"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INCORRECT: She will continue working for the city, until she has saved enough</w:t>
            </w:r>
          </w:p>
          <w:p w14:paraId="40F2EE45"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for graduate school.</w:t>
            </w:r>
          </w:p>
          <w:p w14:paraId="42AB9380"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CORRECT: She will continue working for the city until she has saved enough for</w:t>
            </w:r>
          </w:p>
          <w:p w14:paraId="4B466573"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graduate school.</w:t>
            </w:r>
          </w:p>
          <w:p w14:paraId="66AEBF59"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 NOT after “such as”</w:t>
            </w:r>
          </w:p>
          <w:p w14:paraId="58EF999D"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o INCORRECT: The bought kitchen supplies such as, detergent, paper towels, and</w:t>
            </w:r>
          </w:p>
          <w:p w14:paraId="7AE50588"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garbage bags.</w:t>
            </w:r>
          </w:p>
          <w:p w14:paraId="3F122905" w14:textId="77777777" w:rsidR="006050F9" w:rsidRPr="00940B8F" w:rsidRDefault="006050F9" w:rsidP="006050F9">
            <w:pPr>
              <w:rPr>
                <w:rFonts w:ascii="Times New Roman" w:hAnsi="Times New Roman" w:cs="Times New Roman"/>
                <w:sz w:val="24"/>
              </w:rPr>
            </w:pPr>
            <w:r w:rsidRPr="00940B8F">
              <w:rPr>
                <w:rFonts w:ascii="Times New Roman" w:hAnsi="Times New Roman" w:cs="Times New Roman"/>
                <w:sz w:val="24"/>
              </w:rPr>
              <w:t xml:space="preserve">o CORRECT: They bought kitchen supplies such as detergent, </w:t>
            </w:r>
            <w:r w:rsidRPr="00940B8F">
              <w:rPr>
                <w:rFonts w:ascii="Times New Roman" w:hAnsi="Times New Roman" w:cs="Times New Roman"/>
                <w:sz w:val="24"/>
              </w:rPr>
              <w:lastRenderedPageBreak/>
              <w:t>paper towels, and</w:t>
            </w:r>
          </w:p>
          <w:p w14:paraId="36BC6CF9" w14:textId="77777777" w:rsidR="006050F9" w:rsidRDefault="006050F9" w:rsidP="006050F9">
            <w:pPr>
              <w:rPr>
                <w:rFonts w:ascii="Times New Roman" w:hAnsi="Times New Roman" w:cs="Times New Roman"/>
                <w:sz w:val="24"/>
              </w:rPr>
            </w:pPr>
            <w:r w:rsidRPr="00940B8F">
              <w:rPr>
                <w:rFonts w:ascii="Times New Roman" w:hAnsi="Times New Roman" w:cs="Times New Roman"/>
                <w:sz w:val="24"/>
              </w:rPr>
              <w:t>garbage bags.</w:t>
            </w:r>
          </w:p>
          <w:p w14:paraId="61471662" w14:textId="6E5A305A" w:rsidR="006050F9" w:rsidRPr="001862F1" w:rsidRDefault="006050F9" w:rsidP="006050F9">
            <w:pPr>
              <w:tabs>
                <w:tab w:val="left" w:pos="5610"/>
              </w:tabs>
              <w:rPr>
                <w:rFonts w:ascii="Times New Roman" w:hAnsi="Times New Roman" w:cs="Times New Roman"/>
                <w:sz w:val="24"/>
              </w:rPr>
            </w:pPr>
          </w:p>
        </w:tc>
      </w:tr>
    </w:tbl>
    <w:p w14:paraId="004BD2FD" w14:textId="77777777" w:rsidR="00AC77C6" w:rsidRPr="006050F9" w:rsidRDefault="00AC77C6">
      <w:pPr>
        <w:rPr>
          <w:rFonts w:ascii="Times New Roman" w:hAnsi="Times New Roman" w:cs="Times New Roman"/>
          <w:sz w:val="24"/>
        </w:rPr>
      </w:pPr>
    </w:p>
    <w:p w14:paraId="77E9E68F" w14:textId="77777777" w:rsidR="00AC77C6" w:rsidRDefault="00AC77C6">
      <w:pPr>
        <w:rPr>
          <w:rFonts w:ascii="Times New Roman" w:hAnsi="Times New Roman" w:cs="Times New Roman"/>
          <w:sz w:val="24"/>
          <w:lang w:val="en-PH"/>
        </w:rPr>
      </w:pPr>
    </w:p>
    <w:p w14:paraId="633EF40F" w14:textId="77777777" w:rsidR="00AC77C6" w:rsidRDefault="00AC77C6">
      <w:pPr>
        <w:rPr>
          <w:rFonts w:ascii="Times New Roman" w:hAnsi="Times New Roman" w:cs="Times New Roman"/>
        </w:rPr>
      </w:pPr>
    </w:p>
    <w:p w14:paraId="0125D246" w14:textId="77777777" w:rsidR="00AC77C6" w:rsidRDefault="00AC77C6">
      <w:pPr>
        <w:rPr>
          <w:rFonts w:ascii="Times New Roman" w:hAnsi="Times New Roman" w:cs="Times New Roman"/>
          <w:sz w:val="24"/>
          <w:lang w:val="en-PH"/>
        </w:rPr>
      </w:pPr>
    </w:p>
    <w:p w14:paraId="23006D58" w14:textId="77777777" w:rsidR="00AC77C6" w:rsidRDefault="00AC77C6">
      <w:pPr>
        <w:rPr>
          <w:rFonts w:ascii="Times New Roman" w:hAnsi="Times New Roman" w:cs="Times New Roman"/>
          <w:sz w:val="24"/>
          <w:lang w:val="en-PH"/>
        </w:rPr>
      </w:pPr>
    </w:p>
    <w:p w14:paraId="626F9F5C" w14:textId="77777777" w:rsidR="00AC77C6" w:rsidRDefault="00AC77C6">
      <w:pPr>
        <w:rPr>
          <w:rFonts w:ascii="Times New Roman" w:hAnsi="Times New Roman" w:cs="Times New Roman"/>
          <w:sz w:val="24"/>
          <w:lang w:val="en-PH"/>
        </w:rPr>
      </w:pPr>
    </w:p>
    <w:p w14:paraId="6F418252" w14:textId="77777777" w:rsidR="00AC77C6" w:rsidRDefault="00AC77C6">
      <w:pPr>
        <w:rPr>
          <w:rFonts w:ascii="Times New Roman" w:hAnsi="Times New Roman" w:cs="Times New Roman"/>
          <w:sz w:val="24"/>
          <w:lang w:val="en-PH"/>
        </w:rPr>
      </w:pPr>
    </w:p>
    <w:p w14:paraId="3F31698B" w14:textId="77777777" w:rsidR="00AC77C6" w:rsidRDefault="00AC77C6">
      <w:pPr>
        <w:rPr>
          <w:rFonts w:ascii="Times New Roman" w:hAnsi="Times New Roman" w:cs="Times New Roman"/>
          <w:lang w:val="en-PH"/>
        </w:rPr>
      </w:pPr>
    </w:p>
    <w:sectPr w:rsidR="00AC77C6">
      <w:headerReference w:type="default" r:id="rId11"/>
      <w:pgSz w:w="11906" w:h="16838"/>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user" w:date="2021-10-14T18:19:00Z" w:initials="u">
    <w:p w14:paraId="62A9BC6D" w14:textId="1FA918D5" w:rsidR="000C5B1C" w:rsidRDefault="000C5B1C">
      <w:pPr>
        <w:pStyle w:val="a3"/>
      </w:pPr>
      <w:r>
        <w:rPr>
          <w:rStyle w:val="ac"/>
        </w:rPr>
        <w:annotationRef/>
      </w:r>
      <w:r>
        <w:t>Removed this to have a complete idea.</w:t>
      </w:r>
    </w:p>
  </w:comment>
  <w:comment w:id="1" w:author="user" w:date="2021-10-14T18:02:00Z" w:initials="u">
    <w:p w14:paraId="0F5D6906" w14:textId="77777777" w:rsidR="00AE1FF9" w:rsidRDefault="00AE1FF9">
      <w:pPr>
        <w:pStyle w:val="a3"/>
      </w:pPr>
      <w:r>
        <w:rPr>
          <w:rStyle w:val="ac"/>
        </w:rPr>
        <w:annotationRef/>
      </w:r>
      <w:r>
        <w:t>This was changed since the idea was quite difficult to follow.</w:t>
      </w:r>
      <w:r w:rsidRPr="00AE1FF9">
        <w:t xml:space="preserve"> </w:t>
      </w:r>
      <w:r>
        <w:t>Also, note that a</w:t>
      </w:r>
      <w:r w:rsidRPr="00AE1FF9">
        <w:t xml:space="preserve">ny form of question is considered informal, </w:t>
      </w:r>
      <w:r>
        <w:t xml:space="preserve">and </w:t>
      </w:r>
      <w:r w:rsidRPr="00AE1FF9">
        <w:t>the point being made could be more strongly and clearly expressed as a statement.</w:t>
      </w:r>
    </w:p>
  </w:comment>
  <w:comment w:id="3" w:author="user" w:date="2021-10-14T18:04:00Z" w:initials="u">
    <w:p w14:paraId="0D92BA17" w14:textId="77777777" w:rsidR="00AE1FF9" w:rsidRDefault="00AE1FF9">
      <w:pPr>
        <w:pStyle w:val="a3"/>
      </w:pPr>
      <w:r>
        <w:rPr>
          <w:rStyle w:val="ac"/>
        </w:rPr>
        <w:annotationRef/>
      </w:r>
      <w:r w:rsidRPr="00743609">
        <w:rPr>
          <w:rFonts w:cstheme="minorHAnsi"/>
          <w:color w:val="000000" w:themeColor="text1"/>
          <w:szCs w:val="21"/>
        </w:rPr>
        <w:t>This was changed to agree with the changes made in the sentence.</w:t>
      </w:r>
    </w:p>
  </w:comment>
  <w:comment w:id="4" w:author="user" w:date="2021-10-14T18:04:00Z" w:initials="u">
    <w:p w14:paraId="50F9AC97" w14:textId="77777777" w:rsidR="00AE1FF9" w:rsidRDefault="00AE1FF9">
      <w:pPr>
        <w:pStyle w:val="a3"/>
      </w:pPr>
      <w:r>
        <w:rPr>
          <w:rStyle w:val="ac"/>
        </w:rPr>
        <w:annotationRef/>
      </w:r>
      <w:r w:rsidRPr="00743609">
        <w:rPr>
          <w:rFonts w:cstheme="minorHAnsi"/>
          <w:color w:val="000000" w:themeColor="text1"/>
          <w:szCs w:val="21"/>
        </w:rPr>
        <w:t xml:space="preserve">This was changed </w:t>
      </w:r>
      <w:r>
        <w:t>to avoid sounding redundant. By using I, it again indicates that you are presenting your own opinion or perspective.</w:t>
      </w:r>
    </w:p>
  </w:comment>
  <w:comment w:id="6" w:author="user" w:date="2021-10-14T18:05:00Z" w:initials="u">
    <w:p w14:paraId="155F0B74" w14:textId="329BF169" w:rsidR="00AE1FF9" w:rsidRDefault="00AE1FF9">
      <w:pPr>
        <w:pStyle w:val="a3"/>
      </w:pPr>
      <w:r>
        <w:rPr>
          <w:rStyle w:val="ac"/>
        </w:rPr>
        <w:annotationRef/>
      </w:r>
      <w:r w:rsidRPr="006C2E60">
        <w:rPr>
          <w:rFonts w:cstheme="minorHAnsi"/>
          <w:color w:val="000000" w:themeColor="text1"/>
          <w:szCs w:val="21"/>
        </w:rPr>
        <w:t>A relative pronoun is only used to introduce a relative clause.</w:t>
      </w:r>
      <w:r w:rsidR="005F3E10" w:rsidRPr="005F3E10">
        <w:rPr>
          <w:rFonts w:ascii="微软雅黑" w:eastAsia="微软雅黑" w:hAnsi="微软雅黑" w:hint="eastAsia"/>
          <w:color w:val="333333"/>
          <w:shd w:val="clear" w:color="auto" w:fill="FFFFFF"/>
        </w:rPr>
        <w:t xml:space="preserve"> </w:t>
      </w:r>
      <w:r w:rsidR="005F3E10">
        <w:rPr>
          <w:rFonts w:ascii="微软雅黑" w:eastAsia="微软雅黑" w:hAnsi="微软雅黑" w:hint="eastAsia"/>
          <w:color w:val="333333"/>
          <w:shd w:val="clear" w:color="auto" w:fill="FFFFFF"/>
        </w:rPr>
        <w:t>定语从句</w:t>
      </w:r>
    </w:p>
  </w:comment>
  <w:comment w:id="7" w:author="user" w:date="2021-10-14T18:05:00Z" w:initials="u">
    <w:p w14:paraId="7A471882" w14:textId="77777777" w:rsidR="00AE1FF9" w:rsidRDefault="00AE1FF9">
      <w:pPr>
        <w:pStyle w:val="a3"/>
      </w:pPr>
      <w:r>
        <w:rPr>
          <w:rStyle w:val="ac"/>
        </w:rPr>
        <w:annotationRef/>
      </w:r>
      <w:r w:rsidRPr="00743609">
        <w:rPr>
          <w:rFonts w:cstheme="minorHAnsi"/>
          <w:color w:val="000000" w:themeColor="text1"/>
          <w:szCs w:val="21"/>
        </w:rPr>
        <w:t>Use the suggested replacement to have a more formal tone.</w:t>
      </w:r>
    </w:p>
  </w:comment>
  <w:comment w:id="8" w:author="user" w:date="2021-10-14T18:05:00Z" w:initials="u">
    <w:p w14:paraId="14843C59" w14:textId="77777777" w:rsidR="00AE1FF9" w:rsidRPr="00AE1FF9" w:rsidRDefault="00AE1FF9">
      <w:pPr>
        <w:pStyle w:val="a3"/>
        <w:rPr>
          <w:rFonts w:cstheme="minorHAnsi"/>
          <w:color w:val="000000" w:themeColor="text1"/>
          <w:szCs w:val="21"/>
        </w:rPr>
      </w:pPr>
      <w:r>
        <w:rPr>
          <w:rStyle w:val="ac"/>
        </w:rPr>
        <w:annotationRef/>
      </w:r>
      <w:r w:rsidRPr="001857D5">
        <w:t xml:space="preserve">Avoid using run-on expressions </w:t>
      </w:r>
      <w:r>
        <w:t>since</w:t>
      </w:r>
      <w:r w:rsidRPr="001857D5">
        <w:t xml:space="preserve"> they do not provide the exactness needed in an academic setting.</w:t>
      </w:r>
    </w:p>
  </w:comment>
  <w:comment w:id="9" w:author="user" w:date="2021-10-14T18:06:00Z" w:initials="u">
    <w:p w14:paraId="300BE565" w14:textId="021F436C" w:rsidR="00AE1FF9" w:rsidRPr="00463F3C" w:rsidRDefault="00AE1FF9" w:rsidP="00463F3C">
      <w:pPr>
        <w:pStyle w:val="af1"/>
        <w:shd w:val="clear" w:color="auto" w:fill="FFFFFF"/>
        <w:spacing w:before="0" w:beforeAutospacing="0" w:after="336" w:afterAutospacing="0"/>
        <w:rPr>
          <w:rFonts w:ascii="微软雅黑" w:eastAsia="微软雅黑" w:hAnsi="微软雅黑" w:hint="eastAsia"/>
          <w:color w:val="121212"/>
          <w:sz w:val="23"/>
          <w:szCs w:val="23"/>
        </w:rPr>
      </w:pPr>
      <w:r>
        <w:rPr>
          <w:rStyle w:val="ac"/>
        </w:rPr>
        <w:annotationRef/>
      </w:r>
      <w:r>
        <w:t>Incorrect collocation. In contrast</w:t>
      </w:r>
      <w:r w:rsidRPr="009D7188">
        <w:t xml:space="preserve"> is usually followed by “to” or “with” and requires a noun to follow it.</w:t>
      </w:r>
      <w:r w:rsidR="00463F3C" w:rsidRPr="00463F3C">
        <w:rPr>
          <w:rFonts w:ascii="微软雅黑" w:eastAsia="微软雅黑" w:hAnsi="微软雅黑" w:hint="eastAsia"/>
          <w:color w:val="121212"/>
          <w:sz w:val="23"/>
          <w:szCs w:val="23"/>
        </w:rPr>
        <w:t xml:space="preserve"> </w:t>
      </w:r>
      <w:r w:rsidR="00463F3C">
        <w:rPr>
          <w:rFonts w:ascii="微软雅黑" w:eastAsia="微软雅黑" w:hAnsi="微软雅黑" w:hint="eastAsia"/>
          <w:color w:val="121212"/>
          <w:sz w:val="23"/>
          <w:szCs w:val="23"/>
        </w:rPr>
        <w:t>在语义上 by contrast 和 in contrast 没有区别，但是在用法上有区别。</w:t>
      </w:r>
    </w:p>
  </w:comment>
  <w:comment w:id="10" w:author="user" w:date="2021-10-14T18:06:00Z" w:initials="u">
    <w:p w14:paraId="1373568F" w14:textId="59A6FF9C" w:rsidR="000A4192" w:rsidRDefault="000A4192">
      <w:pPr>
        <w:pStyle w:val="a3"/>
      </w:pPr>
      <w:r>
        <w:rPr>
          <w:rStyle w:val="ac"/>
        </w:rPr>
        <w:annotationRef/>
      </w:r>
      <w:r w:rsidR="00710B7D">
        <w:t>N</w:t>
      </w:r>
      <w:r w:rsidR="00710B7D" w:rsidRPr="00710B7D">
        <w:t xml:space="preserve">ote </w:t>
      </w:r>
      <w:r w:rsidR="00710B7D">
        <w:t>past tense</w:t>
      </w:r>
      <w:r w:rsidR="00710B7D" w:rsidRPr="00710B7D">
        <w:t xml:space="preserve"> is used in second and third conditional statements</w:t>
      </w:r>
      <w:r w:rsidR="00710B7D">
        <w:t>.</w:t>
      </w:r>
    </w:p>
  </w:comment>
  <w:comment w:id="11" w:author="user" w:date="2021-10-14T18:05:00Z" w:initials="u">
    <w:p w14:paraId="536C1CF8" w14:textId="77777777" w:rsidR="00AE1FF9" w:rsidRPr="00AE1FF9" w:rsidRDefault="00AE1FF9">
      <w:pPr>
        <w:pStyle w:val="a3"/>
        <w:rPr>
          <w:rFonts w:cstheme="minorHAnsi"/>
          <w:color w:val="000000" w:themeColor="text1"/>
          <w:szCs w:val="21"/>
        </w:rPr>
      </w:pPr>
      <w:r>
        <w:rPr>
          <w:rStyle w:val="ac"/>
        </w:rPr>
        <w:annotationRef/>
      </w:r>
      <w:r w:rsidRPr="00743609">
        <w:rPr>
          <w:rFonts w:cstheme="minorHAnsi"/>
          <w:color w:val="000000" w:themeColor="text1"/>
          <w:szCs w:val="21"/>
          <w:lang w:val="en-PH"/>
        </w:rPr>
        <w:t>Contractions are unacceptable in formal writing, and so, write the words in full.</w:t>
      </w:r>
    </w:p>
  </w:comment>
  <w:comment w:id="12" w:author="user" w:date="2021-10-14T18:07:00Z" w:initials="u">
    <w:p w14:paraId="7F291E8D" w14:textId="2391DFA9" w:rsidR="00710B7D" w:rsidRDefault="00710B7D">
      <w:pPr>
        <w:pStyle w:val="a3"/>
      </w:pPr>
      <w:r>
        <w:rPr>
          <w:rStyle w:val="ac"/>
        </w:rPr>
        <w:annotationRef/>
      </w:r>
      <w:r w:rsidRPr="00710B7D">
        <w:t xml:space="preserve">To make negative sentences in the simple past </w:t>
      </w:r>
      <w:r>
        <w:t xml:space="preserve">we use the auxiliary 'did not' </w:t>
      </w:r>
      <w:r w:rsidRPr="00710B7D">
        <w:t>and the base form of the verb.</w:t>
      </w:r>
    </w:p>
  </w:comment>
  <w:comment w:id="13" w:author="user" w:date="2021-10-14T18:08:00Z" w:initials="u">
    <w:p w14:paraId="588EFF19" w14:textId="06B911E4" w:rsidR="00710B7D" w:rsidRDefault="00710B7D">
      <w:pPr>
        <w:pStyle w:val="a3"/>
      </w:pPr>
      <w:r>
        <w:rPr>
          <w:rStyle w:val="ac"/>
        </w:rPr>
        <w:annotationRef/>
      </w:r>
      <w:r>
        <w:rPr>
          <w:rStyle w:val="ac"/>
        </w:rPr>
        <w:annotationRef/>
      </w:r>
      <w:r>
        <w:t>N</w:t>
      </w:r>
      <w:r w:rsidRPr="00710B7D">
        <w:t xml:space="preserve">ote </w:t>
      </w:r>
      <w:r>
        <w:t>past tense</w:t>
      </w:r>
      <w:r w:rsidRPr="00710B7D">
        <w:t xml:space="preserve"> is used in second and third conditional statements</w:t>
      </w:r>
      <w:r>
        <w:t>.</w:t>
      </w:r>
    </w:p>
  </w:comment>
  <w:comment w:id="14" w:author="user" w:date="2021-10-14T18:10:00Z" w:initials="u">
    <w:p w14:paraId="04F009A9" w14:textId="74607CB9" w:rsidR="00710B7D" w:rsidRPr="00710B7D" w:rsidRDefault="00710B7D">
      <w:pPr>
        <w:pStyle w:val="a3"/>
        <w:rPr>
          <w:rFonts w:cstheme="minorHAnsi"/>
          <w:color w:val="000000" w:themeColor="text1"/>
          <w:szCs w:val="21"/>
        </w:rPr>
      </w:pPr>
      <w:r>
        <w:rPr>
          <w:rStyle w:val="ac"/>
        </w:rPr>
        <w:annotationRef/>
      </w:r>
      <w:bookmarkStart w:id="15" w:name="_Hlk2106399"/>
      <w:r w:rsidRPr="00743609">
        <w:rPr>
          <w:rFonts w:cstheme="minorHAnsi"/>
          <w:color w:val="000000" w:themeColor="text1"/>
          <w:szCs w:val="21"/>
        </w:rPr>
        <w:t>U</w:t>
      </w:r>
      <w:bookmarkStart w:id="16" w:name="_Hlk3927000"/>
      <w:r>
        <w:rPr>
          <w:rFonts w:cstheme="minorHAnsi"/>
          <w:color w:val="000000" w:themeColor="text1"/>
          <w:szCs w:val="21"/>
        </w:rPr>
        <w:t xml:space="preserve">se </w:t>
      </w:r>
      <w:r w:rsidRPr="00743609">
        <w:rPr>
          <w:rFonts w:cstheme="minorHAnsi"/>
          <w:color w:val="000000" w:themeColor="text1"/>
          <w:szCs w:val="21"/>
        </w:rPr>
        <w:t xml:space="preserve">AND to introduce something else that </w:t>
      </w:r>
      <w:r>
        <w:rPr>
          <w:rFonts w:cstheme="minorHAnsi"/>
          <w:color w:val="000000" w:themeColor="text1"/>
          <w:szCs w:val="21"/>
        </w:rPr>
        <w:t>you</w:t>
      </w:r>
      <w:r w:rsidRPr="00743609">
        <w:rPr>
          <w:rFonts w:cstheme="minorHAnsi"/>
          <w:color w:val="000000" w:themeColor="text1"/>
          <w:szCs w:val="21"/>
        </w:rPr>
        <w:t xml:space="preserve"> want to add to what </w:t>
      </w:r>
      <w:r>
        <w:rPr>
          <w:rFonts w:cstheme="minorHAnsi"/>
          <w:color w:val="000000" w:themeColor="text1"/>
          <w:szCs w:val="21"/>
        </w:rPr>
        <w:t>you</w:t>
      </w:r>
      <w:r w:rsidRPr="00743609">
        <w:rPr>
          <w:rFonts w:cstheme="minorHAnsi"/>
          <w:color w:val="000000" w:themeColor="text1"/>
          <w:szCs w:val="21"/>
        </w:rPr>
        <w:t xml:space="preserve"> have just said</w:t>
      </w:r>
      <w:bookmarkEnd w:id="15"/>
      <w:bookmarkEnd w:id="16"/>
      <w:r>
        <w:rPr>
          <w:rFonts w:cstheme="minorHAnsi"/>
          <w:color w:val="000000" w:themeColor="text1"/>
          <w:szCs w:val="21"/>
        </w:rPr>
        <w:t xml:space="preserve"> and </w:t>
      </w:r>
      <w:r w:rsidRPr="001A63A7">
        <w:t>to avoid comma splice/run-on</w:t>
      </w:r>
      <w:r>
        <w:t>.</w:t>
      </w:r>
    </w:p>
  </w:comment>
  <w:comment w:id="17" w:author="user" w:date="2021-10-14T18:13:00Z" w:initials="u">
    <w:p w14:paraId="290BF4EA" w14:textId="7C70B160" w:rsidR="00710B7D" w:rsidRDefault="00710B7D">
      <w:pPr>
        <w:pStyle w:val="a3"/>
      </w:pPr>
      <w:r>
        <w:rPr>
          <w:rStyle w:val="ac"/>
        </w:rPr>
        <w:annotationRef/>
      </w:r>
      <w:r>
        <w:rPr>
          <w:rFonts w:cstheme="minorHAnsi"/>
          <w:color w:val="000000" w:themeColor="text1"/>
          <w:szCs w:val="21"/>
        </w:rPr>
        <w:t>This was changed to have a clearer idea.</w:t>
      </w:r>
    </w:p>
  </w:comment>
  <w:comment w:id="19" w:author="user" w:date="2021-10-14T18:10:00Z" w:initials="u">
    <w:p w14:paraId="349DAEC8" w14:textId="7ABDF72F" w:rsidR="00710B7D" w:rsidRDefault="00710B7D">
      <w:pPr>
        <w:pStyle w:val="a3"/>
      </w:pPr>
      <w:r>
        <w:rPr>
          <w:rStyle w:val="ac"/>
        </w:rPr>
        <w:annotationRef/>
      </w:r>
      <w:r w:rsidRPr="00743609">
        <w:rPr>
          <w:rFonts w:cstheme="minorHAnsi"/>
          <w:color w:val="000000" w:themeColor="text1"/>
          <w:szCs w:val="21"/>
          <w:lang w:val="en-PH"/>
        </w:rPr>
        <w:t>An introductory adverb must always be followed by a comma.</w:t>
      </w:r>
    </w:p>
  </w:comment>
  <w:comment w:id="20" w:author="user" w:date="2021-10-14T18:14:00Z" w:initials="u">
    <w:p w14:paraId="0A519C99" w14:textId="0261E4E1" w:rsidR="00710B7D" w:rsidRDefault="00710B7D">
      <w:pPr>
        <w:pStyle w:val="a3"/>
      </w:pPr>
      <w:r>
        <w:rPr>
          <w:rStyle w:val="ac"/>
        </w:rPr>
        <w:annotationRef/>
      </w:r>
      <w:r>
        <w:rPr>
          <w:rFonts w:cstheme="minorHAnsi"/>
          <w:color w:val="000000" w:themeColor="text1"/>
          <w:szCs w:val="21"/>
        </w:rPr>
        <w:t>This was changed to have a clearer idea.</w:t>
      </w:r>
    </w:p>
  </w:comment>
  <w:comment w:id="21" w:author="user" w:date="2021-10-14T18:05:00Z" w:initials="u">
    <w:p w14:paraId="75A048A8" w14:textId="77777777" w:rsidR="00AE1FF9" w:rsidRDefault="00AE1FF9">
      <w:pPr>
        <w:pStyle w:val="a3"/>
      </w:pPr>
      <w:r>
        <w:rPr>
          <w:rStyle w:val="ac"/>
        </w:rPr>
        <w:annotationRef/>
      </w:r>
      <w:r w:rsidRPr="00743609">
        <w:rPr>
          <w:rFonts w:cstheme="minorHAnsi"/>
          <w:color w:val="000000" w:themeColor="text1"/>
          <w:szCs w:val="21"/>
          <w:lang w:val="en-PH"/>
        </w:rPr>
        <w:t>Contractions are unacceptable in formal writing, and so, write the words in full.</w:t>
      </w:r>
    </w:p>
  </w:comment>
  <w:comment w:id="22" w:author="user" w:date="2021-10-14T18:14:00Z" w:initials="u">
    <w:p w14:paraId="00964151" w14:textId="283769A0" w:rsidR="00710B7D" w:rsidRDefault="00710B7D">
      <w:pPr>
        <w:pStyle w:val="a3"/>
      </w:pPr>
      <w:r>
        <w:rPr>
          <w:rStyle w:val="ac"/>
        </w:rPr>
        <w:annotationRef/>
      </w:r>
      <w:r w:rsidRPr="00743609">
        <w:rPr>
          <w:rFonts w:cstheme="minorHAnsi"/>
          <w:color w:val="000000" w:themeColor="text1"/>
          <w:szCs w:val="21"/>
        </w:rPr>
        <w:t>This was changed to have a more formal tone.</w:t>
      </w:r>
    </w:p>
  </w:comment>
  <w:comment w:id="23" w:author="user" w:date="2021-10-14T18:06:00Z" w:initials="u">
    <w:p w14:paraId="21104AD2" w14:textId="77777777" w:rsidR="00AE1FF9" w:rsidRDefault="00AE1FF9">
      <w:pPr>
        <w:pStyle w:val="a3"/>
      </w:pPr>
      <w:r>
        <w:rPr>
          <w:rStyle w:val="ac"/>
        </w:rPr>
        <w:annotationRef/>
      </w:r>
      <w:r w:rsidRPr="00743609">
        <w:rPr>
          <w:rFonts w:cstheme="minorHAnsi"/>
          <w:color w:val="000000" w:themeColor="text1"/>
          <w:szCs w:val="21"/>
          <w:lang w:val="en-PH"/>
        </w:rPr>
        <w:t>Contractions are unacceptable in formal writing, and so, write the words in full.</w:t>
      </w:r>
    </w:p>
  </w:comment>
  <w:comment w:id="24" w:author="user" w:date="2021-10-14T18:14:00Z" w:initials="u">
    <w:p w14:paraId="70DBE781" w14:textId="6D585643" w:rsidR="00710B7D" w:rsidRDefault="00710B7D">
      <w:pPr>
        <w:pStyle w:val="a3"/>
      </w:pPr>
      <w:r>
        <w:rPr>
          <w:rStyle w:val="ac"/>
        </w:rPr>
        <w:annotationRef/>
      </w:r>
      <w:r w:rsidRPr="0080025F">
        <w:t>This was changed to reduce the repetition of this word/term.</w:t>
      </w:r>
    </w:p>
  </w:comment>
  <w:comment w:id="25" w:author="user" w:date="2021-10-14T18:06:00Z" w:initials="u">
    <w:p w14:paraId="09132273" w14:textId="77777777" w:rsidR="00AE1FF9" w:rsidRDefault="00AE1FF9">
      <w:pPr>
        <w:pStyle w:val="a3"/>
      </w:pPr>
      <w:r>
        <w:rPr>
          <w:rStyle w:val="ac"/>
        </w:rPr>
        <w:annotationRef/>
      </w:r>
      <w:r w:rsidRPr="00743609">
        <w:rPr>
          <w:rFonts w:cstheme="minorHAnsi"/>
          <w:color w:val="000000" w:themeColor="text1"/>
          <w:szCs w:val="21"/>
          <w:lang w:val="en-PH"/>
        </w:rPr>
        <w:t>Contractions are unacceptable in formal writing, and so, write the words in full.</w:t>
      </w:r>
    </w:p>
  </w:comment>
  <w:comment w:id="26" w:author="user" w:date="2021-10-14T18:14:00Z" w:initials="u">
    <w:p w14:paraId="70F240AC" w14:textId="7F77724E" w:rsidR="00710B7D" w:rsidRDefault="00710B7D">
      <w:pPr>
        <w:pStyle w:val="a3"/>
      </w:pPr>
      <w:r>
        <w:rPr>
          <w:rStyle w:val="ac"/>
        </w:rPr>
        <w:annotationRef/>
      </w:r>
      <w:r w:rsidRPr="0080025F">
        <w:t>This was changed to reduce the repetition of this word/term.</w:t>
      </w:r>
    </w:p>
  </w:comment>
  <w:comment w:id="27" w:author="user" w:date="2021-10-14T18:06:00Z" w:initials="u">
    <w:p w14:paraId="3E1D462E" w14:textId="77777777" w:rsidR="00AE1FF9" w:rsidRDefault="00AE1FF9">
      <w:pPr>
        <w:pStyle w:val="a3"/>
      </w:pPr>
      <w:r>
        <w:rPr>
          <w:rStyle w:val="ac"/>
        </w:rPr>
        <w:annotationRef/>
      </w:r>
      <w:r w:rsidRPr="00743609">
        <w:rPr>
          <w:rFonts w:cstheme="minorHAnsi"/>
          <w:color w:val="000000" w:themeColor="text1"/>
          <w:szCs w:val="21"/>
          <w:lang w:val="en-PH"/>
        </w:rPr>
        <w:t>Contractions are unacceptable in formal writing, and so, write the words in full.</w:t>
      </w:r>
    </w:p>
  </w:comment>
  <w:comment w:id="29" w:author="user" w:date="2021-10-14T18:14:00Z" w:initials="u">
    <w:p w14:paraId="530B7F31" w14:textId="66733C3E" w:rsidR="00710B7D" w:rsidRDefault="00710B7D">
      <w:pPr>
        <w:pStyle w:val="a3"/>
      </w:pPr>
      <w:r>
        <w:rPr>
          <w:rStyle w:val="ac"/>
        </w:rPr>
        <w:annotationRef/>
      </w:r>
      <w:r w:rsidRPr="00743609">
        <w:rPr>
          <w:rFonts w:cstheme="minorHAnsi"/>
          <w:color w:val="000000" w:themeColor="text1"/>
          <w:szCs w:val="21"/>
          <w:lang w:val="en-PH"/>
        </w:rPr>
        <w:t>Contractions are unacceptable in formal writing, and so, write the words in full.</w:t>
      </w:r>
    </w:p>
  </w:comment>
  <w:comment w:id="28" w:author="user" w:date="2021-10-14T18:15:00Z" w:initials="u">
    <w:p w14:paraId="6DDB07BD" w14:textId="1BD2412C" w:rsidR="00710B7D" w:rsidRDefault="00710B7D">
      <w:pPr>
        <w:pStyle w:val="a3"/>
      </w:pPr>
      <w:r>
        <w:rPr>
          <w:rStyle w:val="ac"/>
        </w:rPr>
        <w:annotationRef/>
      </w:r>
      <w:r>
        <w:t>Write a conclusion here instead to complete the essay; besides, you are not writing to influence others.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A9BC6D" w15:done="0"/>
  <w15:commentEx w15:paraId="0F5D6906" w15:done="0"/>
  <w15:commentEx w15:paraId="0D92BA17" w15:done="0"/>
  <w15:commentEx w15:paraId="50F9AC97" w15:done="0"/>
  <w15:commentEx w15:paraId="155F0B74" w15:done="0"/>
  <w15:commentEx w15:paraId="7A471882" w15:done="0"/>
  <w15:commentEx w15:paraId="14843C59" w15:done="0"/>
  <w15:commentEx w15:paraId="300BE565" w15:done="0"/>
  <w15:commentEx w15:paraId="1373568F" w15:done="0"/>
  <w15:commentEx w15:paraId="536C1CF8" w15:done="0"/>
  <w15:commentEx w15:paraId="7F291E8D" w15:done="0"/>
  <w15:commentEx w15:paraId="588EFF19" w15:done="0"/>
  <w15:commentEx w15:paraId="04F009A9" w15:done="0"/>
  <w15:commentEx w15:paraId="290BF4EA" w15:done="0"/>
  <w15:commentEx w15:paraId="349DAEC8" w15:done="0"/>
  <w15:commentEx w15:paraId="0A519C99" w15:done="0"/>
  <w15:commentEx w15:paraId="75A048A8" w15:done="0"/>
  <w15:commentEx w15:paraId="00964151" w15:done="0"/>
  <w15:commentEx w15:paraId="21104AD2" w15:done="0"/>
  <w15:commentEx w15:paraId="70DBE781" w15:done="0"/>
  <w15:commentEx w15:paraId="09132273" w15:done="0"/>
  <w15:commentEx w15:paraId="70F240AC" w15:done="0"/>
  <w15:commentEx w15:paraId="3E1D462E" w15:done="0"/>
  <w15:commentEx w15:paraId="530B7F31" w15:done="0"/>
  <w15:commentEx w15:paraId="6DDB07B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0D0D06" w14:textId="77777777" w:rsidR="005D228D" w:rsidRDefault="005D228D">
      <w:pPr>
        <w:spacing w:after="0" w:line="240" w:lineRule="auto"/>
      </w:pPr>
      <w:r>
        <w:separator/>
      </w:r>
    </w:p>
  </w:endnote>
  <w:endnote w:type="continuationSeparator" w:id="0">
    <w:p w14:paraId="289538C8" w14:textId="77777777" w:rsidR="005D228D" w:rsidRDefault="005D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A11389" w14:textId="77777777" w:rsidR="005D228D" w:rsidRDefault="005D228D">
      <w:pPr>
        <w:spacing w:after="0" w:line="240" w:lineRule="auto"/>
      </w:pPr>
      <w:r>
        <w:separator/>
      </w:r>
    </w:p>
  </w:footnote>
  <w:footnote w:type="continuationSeparator" w:id="0">
    <w:p w14:paraId="6432D381" w14:textId="77777777" w:rsidR="005D228D" w:rsidRDefault="005D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E44E21" w14:textId="77777777" w:rsidR="00AC77C6" w:rsidRDefault="00A6389E">
    <w:pPr>
      <w:pStyle w:val="a6"/>
      <w:jc w:val="right"/>
      <w:rPr>
        <w:lang w:val="en-PH"/>
      </w:rPr>
    </w:pPr>
    <w:r>
      <w:rPr>
        <w:noProof/>
      </w:rPr>
      <w:drawing>
        <wp:inline distT="0" distB="0" distL="114300" distR="114300" wp14:anchorId="185F6AF0" wp14:editId="1F964624">
          <wp:extent cx="1183640" cy="454660"/>
          <wp:effectExtent l="0" t="0" r="16510" b="2540"/>
          <wp:docPr id="1" name="Picture 1" descr="鸭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鸭子图"/>
                  <pic:cNvPicPr>
                    <a:picLocks noChangeAspect="1"/>
                  </pic:cNvPicPr>
                </pic:nvPicPr>
                <pic:blipFill>
                  <a:blip r:embed="rId1"/>
                  <a:stretch>
                    <a:fillRect/>
                  </a:stretch>
                </pic:blipFill>
                <pic:spPr>
                  <a:xfrm>
                    <a:off x="0" y="0"/>
                    <a:ext cx="1183640" cy="454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6CDD"/>
    <w:multiLevelType w:val="hybridMultilevel"/>
    <w:tmpl w:val="619AB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26BDB"/>
    <w:multiLevelType w:val="hybridMultilevel"/>
    <w:tmpl w:val="AA9CD884"/>
    <w:lvl w:ilvl="0" w:tplc="FC96A22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21950438"/>
    <w:multiLevelType w:val="hybridMultilevel"/>
    <w:tmpl w:val="EE6A0E6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79E3317"/>
    <w:multiLevelType w:val="hybridMultilevel"/>
    <w:tmpl w:val="A01254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05B497E"/>
    <w:multiLevelType w:val="hybridMultilevel"/>
    <w:tmpl w:val="52B0B61E"/>
    <w:lvl w:ilvl="0" w:tplc="DCDA5A8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 w15:restartNumberingAfterBreak="0">
    <w:nsid w:val="71CC686E"/>
    <w:multiLevelType w:val="hybridMultilevel"/>
    <w:tmpl w:val="E9FC2E6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D398D"/>
    <w:rsid w:val="000A4192"/>
    <w:rsid w:val="000C5B1C"/>
    <w:rsid w:val="001F4ABF"/>
    <w:rsid w:val="002F518B"/>
    <w:rsid w:val="00346F9A"/>
    <w:rsid w:val="004531F5"/>
    <w:rsid w:val="00463F3C"/>
    <w:rsid w:val="005C6CF6"/>
    <w:rsid w:val="005D228D"/>
    <w:rsid w:val="005F3E10"/>
    <w:rsid w:val="006001EC"/>
    <w:rsid w:val="006050F9"/>
    <w:rsid w:val="006B47F3"/>
    <w:rsid w:val="00710B7D"/>
    <w:rsid w:val="008B6B7B"/>
    <w:rsid w:val="00967140"/>
    <w:rsid w:val="00A6389E"/>
    <w:rsid w:val="00AC77C6"/>
    <w:rsid w:val="00AE1FF9"/>
    <w:rsid w:val="00B1463A"/>
    <w:rsid w:val="00C2705F"/>
    <w:rsid w:val="00C75577"/>
    <w:rsid w:val="00E02A72"/>
    <w:rsid w:val="00F23E22"/>
    <w:rsid w:val="00F474A2"/>
    <w:rsid w:val="00FE2189"/>
    <w:rsid w:val="01C35896"/>
    <w:rsid w:val="02753C87"/>
    <w:rsid w:val="06F364E9"/>
    <w:rsid w:val="0A8675F3"/>
    <w:rsid w:val="0F272CF9"/>
    <w:rsid w:val="10885263"/>
    <w:rsid w:val="123126F0"/>
    <w:rsid w:val="13FE6C45"/>
    <w:rsid w:val="14D1485F"/>
    <w:rsid w:val="162100A6"/>
    <w:rsid w:val="17C43961"/>
    <w:rsid w:val="181E7B72"/>
    <w:rsid w:val="19905D5E"/>
    <w:rsid w:val="1AF020FE"/>
    <w:rsid w:val="1FB003C2"/>
    <w:rsid w:val="201A5A80"/>
    <w:rsid w:val="20C7449D"/>
    <w:rsid w:val="217A2148"/>
    <w:rsid w:val="23D55BDF"/>
    <w:rsid w:val="26905C54"/>
    <w:rsid w:val="2A6A4802"/>
    <w:rsid w:val="2B252494"/>
    <w:rsid w:val="2BAC0359"/>
    <w:rsid w:val="2E7E02E0"/>
    <w:rsid w:val="34E0421F"/>
    <w:rsid w:val="35D24381"/>
    <w:rsid w:val="35FF3CD7"/>
    <w:rsid w:val="384D4085"/>
    <w:rsid w:val="397279A5"/>
    <w:rsid w:val="3A326094"/>
    <w:rsid w:val="3FE32EAC"/>
    <w:rsid w:val="41FA1922"/>
    <w:rsid w:val="4292055D"/>
    <w:rsid w:val="444E1F13"/>
    <w:rsid w:val="44E50487"/>
    <w:rsid w:val="478D49F7"/>
    <w:rsid w:val="49AF1146"/>
    <w:rsid w:val="49E81B9B"/>
    <w:rsid w:val="4A462443"/>
    <w:rsid w:val="4DB62B33"/>
    <w:rsid w:val="4E0D2213"/>
    <w:rsid w:val="4E45179C"/>
    <w:rsid w:val="4FBF2415"/>
    <w:rsid w:val="50353BEA"/>
    <w:rsid w:val="561E3BBB"/>
    <w:rsid w:val="58451D7A"/>
    <w:rsid w:val="5A996C49"/>
    <w:rsid w:val="5C766426"/>
    <w:rsid w:val="5E1741BF"/>
    <w:rsid w:val="5F8A2DC7"/>
    <w:rsid w:val="605B1311"/>
    <w:rsid w:val="61B96E0F"/>
    <w:rsid w:val="63FB20F6"/>
    <w:rsid w:val="657C670F"/>
    <w:rsid w:val="67A9779D"/>
    <w:rsid w:val="6A2839B4"/>
    <w:rsid w:val="6D3E1C5D"/>
    <w:rsid w:val="6E087197"/>
    <w:rsid w:val="6F325BCE"/>
    <w:rsid w:val="6F44434E"/>
    <w:rsid w:val="73BC4033"/>
    <w:rsid w:val="780C41EF"/>
    <w:rsid w:val="788D398D"/>
    <w:rsid w:val="79951084"/>
    <w:rsid w:val="7B0813E4"/>
    <w:rsid w:val="7D877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B994E"/>
  <w15:docId w15:val="{E12E939D-914A-4F81-8A10-84A6C4681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hAnsiTheme="minorHAnsi" w:cstheme="minorBidi"/>
      <w:kern w:val="2"/>
      <w:sz w:val="21"/>
      <w:szCs w:val="24"/>
      <w:lang w:eastAsia="zh-CN"/>
    </w:rPr>
  </w:style>
  <w:style w:type="paragraph" w:styleId="1">
    <w:name w:val="heading 1"/>
    <w:basedOn w:val="a"/>
    <w:next w:val="a"/>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5">
    <w:name w:val="heading 5"/>
    <w:next w:val="a"/>
    <w:semiHidden/>
    <w:unhideWhenUsed/>
    <w:qFormat/>
    <w:pPr>
      <w:spacing w:beforeAutospacing="1" w:after="0" w:afterAutospacing="1"/>
      <w:outlineLvl w:val="4"/>
    </w:pPr>
    <w:rPr>
      <w:rFonts w:ascii="宋体" w:eastAsia="宋体" w:hAnsi="宋体" w:cs="Times New Roman" w:hint="eastAsia"/>
      <w:b/>
      <w:bCs/>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tabs>
        <w:tab w:val="center" w:pos="4153"/>
        <w:tab w:val="right" w:pos="8306"/>
      </w:tabs>
      <w:snapToGrid w:val="0"/>
    </w:pPr>
    <w:rPr>
      <w:sz w:val="18"/>
      <w:szCs w:val="18"/>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bCs/>
    </w:rPr>
  </w:style>
  <w:style w:type="character" w:styleId="a9">
    <w:name w:val="Emphasis"/>
    <w:basedOn w:val="a0"/>
    <w:qFormat/>
    <w:rPr>
      <w:i/>
      <w:iCs/>
    </w:rPr>
  </w:style>
  <w:style w:type="character" w:styleId="aa">
    <w:name w:val="Hyperlink"/>
    <w:basedOn w:val="a0"/>
    <w:qFormat/>
    <w:rPr>
      <w:color w:val="0000FF"/>
      <w:u w:val="single"/>
    </w:rPr>
  </w:style>
  <w:style w:type="paragraph" w:styleId="ab">
    <w:name w:val="List Paragraph"/>
    <w:basedOn w:val="a"/>
    <w:uiPriority w:val="34"/>
    <w:qFormat/>
    <w:pPr>
      <w:ind w:left="720"/>
      <w:contextualSpacing/>
    </w:pPr>
  </w:style>
  <w:style w:type="paragraph" w:customStyle="1" w:styleId="headingtitle">
    <w:name w:val="heading title"/>
    <w:qFormat/>
    <w:rPr>
      <w:b/>
      <w:bCs/>
      <w:color w:val="00000B"/>
      <w:sz w:val="28"/>
      <w:szCs w:val="28"/>
    </w:rPr>
  </w:style>
  <w:style w:type="character" w:customStyle="1" w:styleId="a4">
    <w:name w:val="批注文字 字符"/>
    <w:basedOn w:val="a0"/>
    <w:link w:val="a3"/>
    <w:qFormat/>
    <w:rsid w:val="00E02A72"/>
    <w:rPr>
      <w:rFonts w:asciiTheme="minorHAnsi" w:eastAsiaTheme="minorEastAsia" w:hAnsiTheme="minorHAnsi" w:cstheme="minorBidi"/>
      <w:kern w:val="2"/>
      <w:sz w:val="21"/>
      <w:szCs w:val="24"/>
      <w:lang w:eastAsia="zh-CN"/>
    </w:rPr>
  </w:style>
  <w:style w:type="character" w:styleId="ac">
    <w:name w:val="annotation reference"/>
    <w:basedOn w:val="a0"/>
    <w:rsid w:val="00E02A72"/>
    <w:rPr>
      <w:sz w:val="16"/>
      <w:szCs w:val="16"/>
    </w:rPr>
  </w:style>
  <w:style w:type="paragraph" w:styleId="ad">
    <w:name w:val="Balloon Text"/>
    <w:basedOn w:val="a"/>
    <w:link w:val="ae"/>
    <w:rsid w:val="00E02A72"/>
    <w:pPr>
      <w:spacing w:after="0" w:line="240" w:lineRule="auto"/>
    </w:pPr>
    <w:rPr>
      <w:rFonts w:ascii="Segoe UI" w:hAnsi="Segoe UI" w:cs="Segoe UI"/>
      <w:sz w:val="18"/>
      <w:szCs w:val="18"/>
    </w:rPr>
  </w:style>
  <w:style w:type="character" w:customStyle="1" w:styleId="ae">
    <w:name w:val="批注框文本 字符"/>
    <w:basedOn w:val="a0"/>
    <w:link w:val="ad"/>
    <w:rsid w:val="00E02A72"/>
    <w:rPr>
      <w:rFonts w:ascii="Segoe UI" w:eastAsiaTheme="minorEastAsia" w:hAnsi="Segoe UI" w:cs="Segoe UI"/>
      <w:kern w:val="2"/>
      <w:sz w:val="18"/>
      <w:szCs w:val="18"/>
      <w:lang w:eastAsia="zh-CN"/>
    </w:rPr>
  </w:style>
  <w:style w:type="paragraph" w:styleId="af">
    <w:name w:val="annotation subject"/>
    <w:basedOn w:val="a3"/>
    <w:next w:val="a3"/>
    <w:link w:val="af0"/>
    <w:rsid w:val="00AE1FF9"/>
    <w:pPr>
      <w:spacing w:line="240" w:lineRule="auto"/>
      <w:jc w:val="both"/>
    </w:pPr>
    <w:rPr>
      <w:b/>
      <w:bCs/>
      <w:sz w:val="20"/>
      <w:szCs w:val="20"/>
    </w:rPr>
  </w:style>
  <w:style w:type="character" w:customStyle="1" w:styleId="af0">
    <w:name w:val="批注主题 字符"/>
    <w:basedOn w:val="a4"/>
    <w:link w:val="af"/>
    <w:rsid w:val="00AE1FF9"/>
    <w:rPr>
      <w:rFonts w:asciiTheme="minorHAnsi" w:eastAsiaTheme="minorEastAsia" w:hAnsiTheme="minorHAnsi" w:cstheme="minorBidi"/>
      <w:b/>
      <w:bCs/>
      <w:kern w:val="2"/>
      <w:sz w:val="21"/>
      <w:szCs w:val="24"/>
      <w:lang w:eastAsia="zh-CN"/>
    </w:rPr>
  </w:style>
  <w:style w:type="paragraph" w:styleId="af1">
    <w:name w:val="Normal (Web)"/>
    <w:basedOn w:val="a"/>
    <w:uiPriority w:val="99"/>
    <w:unhideWhenUsed/>
    <w:rsid w:val="00463F3C"/>
    <w:pPr>
      <w:widowControl/>
      <w:spacing w:before="100" w:beforeAutospacing="1" w:after="100" w:afterAutospacing="1" w:line="240" w:lineRule="auto"/>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4897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12</Pages>
  <Words>2542</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dc:creator>
  <cp:lastModifiedBy>luke</cp:lastModifiedBy>
  <cp:revision>17</cp:revision>
  <dcterms:created xsi:type="dcterms:W3CDTF">2019-02-08T09:33:00Z</dcterms:created>
  <dcterms:modified xsi:type="dcterms:W3CDTF">2021-10-14T14:10:00Z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